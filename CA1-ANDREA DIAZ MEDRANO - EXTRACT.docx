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86DE" w14:textId="77777777" w:rsidR="00877C41" w:rsidRDefault="00877C41" w:rsidP="00877C41">
      <w:pPr>
        <w:spacing w:after="0"/>
        <w:jc w:val="center"/>
        <w:rPr>
          <w:b/>
        </w:rPr>
      </w:pPr>
      <w:bookmarkStart w:id="0" w:name="_Toc241617503"/>
      <w:r>
        <w:rPr>
          <w:noProof/>
        </w:rPr>
        <w:drawing>
          <wp:anchor distT="0" distB="0" distL="114300" distR="114300" simplePos="0" relativeHeight="251660288" behindDoc="0" locked="0" layoutInCell="1" hidden="0" allowOverlap="1" wp14:anchorId="58453E17" wp14:editId="736BD4D0">
            <wp:simplePos x="0" y="0"/>
            <wp:positionH relativeFrom="margin">
              <wp:posOffset>3592830</wp:posOffset>
            </wp:positionH>
            <wp:positionV relativeFrom="margin">
              <wp:posOffset>-407670</wp:posOffset>
            </wp:positionV>
            <wp:extent cx="2785745" cy="891540"/>
            <wp:effectExtent l="0" t="0" r="0" b="381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785745" cy="891540"/>
                    </a:xfrm>
                    <a:prstGeom prst="rect">
                      <a:avLst/>
                    </a:prstGeom>
                    <a:ln/>
                  </pic:spPr>
                </pic:pic>
              </a:graphicData>
            </a:graphic>
            <wp14:sizeRelH relativeFrom="margin">
              <wp14:pctWidth>0</wp14:pctWidth>
            </wp14:sizeRelH>
            <wp14:sizeRelV relativeFrom="margin">
              <wp14:pctHeight>0</wp14:pctHeight>
            </wp14:sizeRelV>
          </wp:anchor>
        </w:drawing>
      </w:r>
    </w:p>
    <w:p w14:paraId="7905DE04" w14:textId="77777777" w:rsidR="00877C41" w:rsidRDefault="00877C41" w:rsidP="00877C41">
      <w:pPr>
        <w:spacing w:after="0"/>
        <w:jc w:val="center"/>
        <w:rPr>
          <w:b/>
        </w:rPr>
      </w:pPr>
    </w:p>
    <w:p w14:paraId="71234AE4" w14:textId="77777777" w:rsidR="00877C41" w:rsidRDefault="00877C41" w:rsidP="00877C41">
      <w:r>
        <w:rPr>
          <w:noProof/>
        </w:rPr>
        <mc:AlternateContent>
          <mc:Choice Requires="wpg">
            <w:drawing>
              <wp:anchor distT="0" distB="0" distL="114300" distR="114300" simplePos="0" relativeHeight="251659264" behindDoc="0" locked="0" layoutInCell="1" hidden="0" allowOverlap="1" wp14:anchorId="0AD03550" wp14:editId="7099FA61">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6B44286" w14:textId="77777777" w:rsidR="00877C41" w:rsidRDefault="00877C41" w:rsidP="00877C41">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302E622B" w14:textId="77777777" w:rsidR="00877C41" w:rsidRDefault="00877C41" w:rsidP="00877C41">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7FEAC752" w14:textId="77777777" w:rsidR="00877C41" w:rsidRDefault="00877C41" w:rsidP="00877C4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AD03550"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6B44286" w14:textId="77777777" w:rsidR="00877C41" w:rsidRDefault="00877C41" w:rsidP="00877C41">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302E622B" w14:textId="77777777" w:rsidR="00877C41" w:rsidRDefault="00877C41" w:rsidP="00877C41">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7FEAC752" w14:textId="77777777" w:rsidR="00877C41" w:rsidRDefault="00877C41" w:rsidP="00877C41">
                          <w:pPr>
                            <w:spacing w:after="0" w:line="240" w:lineRule="auto"/>
                            <w:textDirection w:val="btLr"/>
                          </w:pPr>
                        </w:p>
                      </w:txbxContent>
                    </v:textbox>
                  </v:rect>
                </v:group>
                <w10:wrap anchorx="page" anchory="margin"/>
              </v:group>
            </w:pict>
          </mc:Fallback>
        </mc:AlternateContent>
      </w:r>
    </w:p>
    <w:p w14:paraId="71FD0E60" w14:textId="77777777" w:rsidR="00877C41" w:rsidRDefault="00877C41" w:rsidP="00877C41">
      <w:pPr>
        <w:rPr>
          <w:b/>
          <w:color w:val="156082"/>
          <w:sz w:val="36"/>
          <w:szCs w:val="36"/>
        </w:rPr>
      </w:pPr>
      <w:r>
        <w:rPr>
          <w:b/>
          <w:color w:val="156082"/>
          <w:sz w:val="36"/>
          <w:szCs w:val="36"/>
        </w:rPr>
        <w:t>Assessment Cover Page</w:t>
      </w:r>
    </w:p>
    <w:p w14:paraId="141D7B54" w14:textId="77777777" w:rsidR="00877C41" w:rsidRDefault="00877C41" w:rsidP="00877C41">
      <w:pPr>
        <w:rPr>
          <w:b/>
          <w:color w:val="156082"/>
          <w:sz w:val="36"/>
          <w:szCs w:val="36"/>
        </w:rPr>
      </w:pPr>
    </w:p>
    <w:p w14:paraId="4A110222" w14:textId="77777777" w:rsidR="00877C41" w:rsidRPr="008851B7" w:rsidRDefault="00877C41" w:rsidP="00877C41">
      <w:pPr>
        <w:rPr>
          <w:b/>
          <w:color w:val="156082"/>
          <w:sz w:val="36"/>
          <w:szCs w:val="36"/>
        </w:rPr>
      </w:pPr>
    </w:p>
    <w:tbl>
      <w:tblPr>
        <w:tblW w:w="9015" w:type="dxa"/>
        <w:tblLayout w:type="fixed"/>
        <w:tblLook w:val="0400" w:firstRow="0" w:lastRow="0" w:firstColumn="0" w:lastColumn="0" w:noHBand="0" w:noVBand="1"/>
      </w:tblPr>
      <w:tblGrid>
        <w:gridCol w:w="3256"/>
        <w:gridCol w:w="5759"/>
      </w:tblGrid>
      <w:tr w:rsidR="00877C41" w:rsidRPr="008851B7" w14:paraId="03C46B16" w14:textId="77777777" w:rsidTr="00A64F78">
        <w:tc>
          <w:tcPr>
            <w:tcW w:w="3256" w:type="dxa"/>
            <w:vAlign w:val="center"/>
            <w:hideMark/>
          </w:tcPr>
          <w:p w14:paraId="098BAA2C"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Student Full Name:</w:t>
            </w:r>
          </w:p>
          <w:p w14:paraId="4E0C08F7" w14:textId="77777777" w:rsidR="00877C41" w:rsidRPr="008851B7" w:rsidRDefault="00877C41" w:rsidP="00A64F78">
            <w:pPr>
              <w:spacing w:line="480" w:lineRule="auto"/>
              <w:rPr>
                <w:b/>
                <w:bCs/>
                <w:iCs/>
                <w:color w:val="156082"/>
                <w:sz w:val="32"/>
                <w:szCs w:val="32"/>
              </w:rPr>
            </w:pPr>
          </w:p>
        </w:tc>
        <w:tc>
          <w:tcPr>
            <w:tcW w:w="5759" w:type="dxa"/>
          </w:tcPr>
          <w:p w14:paraId="3EC0C14D"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Andrea Diaz Medrano</w:t>
            </w:r>
          </w:p>
        </w:tc>
      </w:tr>
      <w:tr w:rsidR="00877C41" w:rsidRPr="008851B7" w14:paraId="1CA364DD" w14:textId="77777777" w:rsidTr="00A64F78">
        <w:tc>
          <w:tcPr>
            <w:tcW w:w="3256" w:type="dxa"/>
            <w:vAlign w:val="center"/>
            <w:hideMark/>
          </w:tcPr>
          <w:p w14:paraId="214CE2BE"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Student Number</w:t>
            </w:r>
            <w:r>
              <w:rPr>
                <w:b/>
                <w:bCs/>
                <w:iCs/>
                <w:color w:val="156082"/>
                <w:sz w:val="32"/>
                <w:szCs w:val="32"/>
              </w:rPr>
              <w:t>:</w:t>
            </w:r>
          </w:p>
        </w:tc>
        <w:tc>
          <w:tcPr>
            <w:tcW w:w="5759" w:type="dxa"/>
          </w:tcPr>
          <w:p w14:paraId="1DA34BE5"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2026627</w:t>
            </w:r>
          </w:p>
        </w:tc>
      </w:tr>
      <w:tr w:rsidR="00877C41" w:rsidRPr="008851B7" w14:paraId="713AEFC3" w14:textId="77777777" w:rsidTr="00A64F78">
        <w:tc>
          <w:tcPr>
            <w:tcW w:w="3256" w:type="dxa"/>
            <w:vAlign w:val="center"/>
            <w:hideMark/>
          </w:tcPr>
          <w:p w14:paraId="43612F80"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Module Title</w:t>
            </w:r>
            <w:r>
              <w:rPr>
                <w:b/>
                <w:bCs/>
                <w:iCs/>
                <w:color w:val="156082"/>
                <w:sz w:val="32"/>
                <w:szCs w:val="32"/>
              </w:rPr>
              <w:t>:</w:t>
            </w:r>
          </w:p>
        </w:tc>
        <w:tc>
          <w:tcPr>
            <w:tcW w:w="5759" w:type="dxa"/>
          </w:tcPr>
          <w:p w14:paraId="02682AB4"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Strategic Thinking</w:t>
            </w:r>
          </w:p>
        </w:tc>
      </w:tr>
      <w:tr w:rsidR="00877C41" w:rsidRPr="008851B7" w14:paraId="0AF4709E" w14:textId="77777777" w:rsidTr="00A64F78">
        <w:tc>
          <w:tcPr>
            <w:tcW w:w="3256" w:type="dxa"/>
            <w:vAlign w:val="center"/>
            <w:hideMark/>
          </w:tcPr>
          <w:p w14:paraId="7D0D0AC4"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Assessment Title</w:t>
            </w:r>
            <w:r>
              <w:rPr>
                <w:b/>
                <w:bCs/>
                <w:iCs/>
                <w:color w:val="156082"/>
                <w:sz w:val="32"/>
                <w:szCs w:val="32"/>
              </w:rPr>
              <w:t>:</w:t>
            </w:r>
          </w:p>
        </w:tc>
        <w:tc>
          <w:tcPr>
            <w:tcW w:w="5759" w:type="dxa"/>
          </w:tcPr>
          <w:p w14:paraId="78630CF1" w14:textId="77777777" w:rsidR="00877C41" w:rsidRPr="00A97870" w:rsidRDefault="00877C41" w:rsidP="00A64F78">
            <w:pPr>
              <w:rPr>
                <w:b/>
                <w:bCs/>
                <w:iCs/>
                <w:color w:val="FF0000"/>
                <w:sz w:val="32"/>
                <w:szCs w:val="32"/>
              </w:rPr>
            </w:pPr>
            <w:r w:rsidRPr="00A97870">
              <w:rPr>
                <w:b/>
                <w:bCs/>
                <w:iCs/>
                <w:sz w:val="32"/>
                <w:szCs w:val="32"/>
              </w:rPr>
              <w:t>CA 1 – Capstone Project Proposal</w:t>
            </w:r>
          </w:p>
        </w:tc>
      </w:tr>
      <w:tr w:rsidR="00877C41" w:rsidRPr="008851B7" w14:paraId="4E0D9586" w14:textId="77777777" w:rsidTr="00A64F78">
        <w:tc>
          <w:tcPr>
            <w:tcW w:w="3256" w:type="dxa"/>
            <w:vAlign w:val="center"/>
            <w:hideMark/>
          </w:tcPr>
          <w:p w14:paraId="5E9102A3"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Lecturer/Supervisor</w:t>
            </w:r>
            <w:r>
              <w:rPr>
                <w:b/>
                <w:bCs/>
                <w:iCs/>
                <w:color w:val="156082"/>
                <w:sz w:val="32"/>
                <w:szCs w:val="32"/>
              </w:rPr>
              <w:t>:</w:t>
            </w:r>
          </w:p>
        </w:tc>
        <w:tc>
          <w:tcPr>
            <w:tcW w:w="5759" w:type="dxa"/>
          </w:tcPr>
          <w:p w14:paraId="7C1F0B9E" w14:textId="77777777" w:rsidR="00877C41" w:rsidRPr="00A97870" w:rsidRDefault="00877C41" w:rsidP="00A64F78">
            <w:pPr>
              <w:spacing w:line="480" w:lineRule="auto"/>
              <w:rPr>
                <w:b/>
                <w:bCs/>
                <w:iCs/>
                <w:color w:val="000000"/>
                <w:sz w:val="32"/>
                <w:szCs w:val="32"/>
              </w:rPr>
            </w:pPr>
            <w:r w:rsidRPr="00A97870">
              <w:rPr>
                <w:b/>
                <w:bCs/>
                <w:iCs/>
                <w:color w:val="000000"/>
                <w:sz w:val="32"/>
                <w:szCs w:val="32"/>
                <w:lang w:val="fr-FR"/>
              </w:rPr>
              <w:t>Taufique Ahmed</w:t>
            </w:r>
          </w:p>
        </w:tc>
      </w:tr>
      <w:tr w:rsidR="00877C41" w:rsidRPr="008851B7" w14:paraId="7CADD631" w14:textId="77777777" w:rsidTr="00A64F78">
        <w:tc>
          <w:tcPr>
            <w:tcW w:w="3256" w:type="dxa"/>
            <w:vAlign w:val="center"/>
            <w:hideMark/>
          </w:tcPr>
          <w:p w14:paraId="7A2E0985"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Assessment Due Date</w:t>
            </w:r>
            <w:r>
              <w:rPr>
                <w:b/>
                <w:bCs/>
                <w:iCs/>
                <w:color w:val="156082"/>
                <w:sz w:val="32"/>
                <w:szCs w:val="32"/>
              </w:rPr>
              <w:t>:</w:t>
            </w:r>
          </w:p>
        </w:tc>
        <w:tc>
          <w:tcPr>
            <w:tcW w:w="5759" w:type="dxa"/>
          </w:tcPr>
          <w:p w14:paraId="53303D55"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21-09-2026</w:t>
            </w:r>
          </w:p>
        </w:tc>
      </w:tr>
      <w:tr w:rsidR="00877C41" w:rsidRPr="008851B7" w14:paraId="057576C5" w14:textId="77777777" w:rsidTr="00A64F78">
        <w:tc>
          <w:tcPr>
            <w:tcW w:w="3256" w:type="dxa"/>
            <w:vAlign w:val="center"/>
          </w:tcPr>
          <w:p w14:paraId="33FF20B8" w14:textId="77777777" w:rsidR="00877C41" w:rsidRPr="008851B7" w:rsidRDefault="00877C41" w:rsidP="00A64F78">
            <w:pPr>
              <w:spacing w:line="480" w:lineRule="auto"/>
              <w:rPr>
                <w:b/>
                <w:bCs/>
                <w:iCs/>
                <w:color w:val="156082"/>
                <w:sz w:val="32"/>
                <w:szCs w:val="32"/>
              </w:rPr>
            </w:pPr>
            <w:r w:rsidRPr="008851B7">
              <w:rPr>
                <w:b/>
                <w:bCs/>
                <w:iCs/>
                <w:color w:val="156082"/>
                <w:sz w:val="32"/>
                <w:szCs w:val="32"/>
              </w:rPr>
              <w:t>Date of Submission</w:t>
            </w:r>
            <w:r>
              <w:rPr>
                <w:b/>
                <w:bCs/>
                <w:iCs/>
                <w:color w:val="156082"/>
                <w:sz w:val="32"/>
                <w:szCs w:val="32"/>
              </w:rPr>
              <w:t>:</w:t>
            </w:r>
          </w:p>
        </w:tc>
        <w:tc>
          <w:tcPr>
            <w:tcW w:w="5759" w:type="dxa"/>
          </w:tcPr>
          <w:p w14:paraId="5D9703B1" w14:textId="77777777" w:rsidR="00877C41" w:rsidRPr="00A97870" w:rsidRDefault="00877C41" w:rsidP="00A64F78">
            <w:pPr>
              <w:spacing w:line="480" w:lineRule="auto"/>
              <w:rPr>
                <w:b/>
                <w:bCs/>
                <w:iCs/>
                <w:color w:val="000000"/>
                <w:sz w:val="32"/>
                <w:szCs w:val="32"/>
              </w:rPr>
            </w:pPr>
            <w:r w:rsidRPr="00A97870">
              <w:rPr>
                <w:b/>
                <w:bCs/>
                <w:iCs/>
                <w:color w:val="000000"/>
                <w:sz w:val="32"/>
                <w:szCs w:val="32"/>
              </w:rPr>
              <w:t>25-10-2026</w:t>
            </w:r>
          </w:p>
        </w:tc>
      </w:tr>
      <w:tr w:rsidR="00877C41" w:rsidRPr="008851B7" w14:paraId="08BB1E4B" w14:textId="77777777" w:rsidTr="00A64F78">
        <w:tc>
          <w:tcPr>
            <w:tcW w:w="3256" w:type="dxa"/>
            <w:vAlign w:val="center"/>
          </w:tcPr>
          <w:p w14:paraId="065A1267" w14:textId="77777777" w:rsidR="00877C41" w:rsidRPr="008851B7" w:rsidRDefault="00877C41" w:rsidP="00A64F78">
            <w:pPr>
              <w:spacing w:line="480" w:lineRule="auto"/>
              <w:rPr>
                <w:iCs/>
                <w:color w:val="156082"/>
                <w:sz w:val="32"/>
                <w:szCs w:val="32"/>
              </w:rPr>
            </w:pPr>
          </w:p>
        </w:tc>
        <w:tc>
          <w:tcPr>
            <w:tcW w:w="5759" w:type="dxa"/>
            <w:vAlign w:val="center"/>
          </w:tcPr>
          <w:p w14:paraId="48809AB0" w14:textId="77777777" w:rsidR="00877C41" w:rsidRPr="008851B7" w:rsidRDefault="00877C41" w:rsidP="00A64F78">
            <w:pPr>
              <w:spacing w:line="480" w:lineRule="auto"/>
              <w:rPr>
                <w:iCs/>
                <w:color w:val="000000"/>
                <w:sz w:val="32"/>
                <w:szCs w:val="32"/>
              </w:rPr>
            </w:pPr>
          </w:p>
        </w:tc>
      </w:tr>
      <w:tr w:rsidR="00877C41" w:rsidRPr="008851B7" w14:paraId="536529FD" w14:textId="77777777" w:rsidTr="00A64F78">
        <w:tc>
          <w:tcPr>
            <w:tcW w:w="3256" w:type="dxa"/>
            <w:vAlign w:val="center"/>
          </w:tcPr>
          <w:p w14:paraId="0D85DA3F" w14:textId="77777777" w:rsidR="00877C41" w:rsidRPr="008851B7" w:rsidRDefault="00877C41" w:rsidP="00A64F78">
            <w:pPr>
              <w:spacing w:line="480" w:lineRule="auto"/>
              <w:rPr>
                <w:iCs/>
                <w:color w:val="156082"/>
                <w:sz w:val="32"/>
                <w:szCs w:val="32"/>
              </w:rPr>
            </w:pPr>
          </w:p>
        </w:tc>
        <w:tc>
          <w:tcPr>
            <w:tcW w:w="5759" w:type="dxa"/>
            <w:vAlign w:val="center"/>
          </w:tcPr>
          <w:p w14:paraId="631262CC" w14:textId="77777777" w:rsidR="00877C41" w:rsidRPr="008851B7" w:rsidRDefault="00877C41" w:rsidP="00A64F78">
            <w:pPr>
              <w:spacing w:line="480" w:lineRule="auto"/>
              <w:rPr>
                <w:iCs/>
                <w:color w:val="000000"/>
                <w:sz w:val="32"/>
                <w:szCs w:val="32"/>
              </w:rPr>
            </w:pPr>
          </w:p>
        </w:tc>
      </w:tr>
      <w:tr w:rsidR="00877C41" w:rsidRPr="008851B7" w14:paraId="6177E306" w14:textId="77777777" w:rsidTr="00A64F78">
        <w:tc>
          <w:tcPr>
            <w:tcW w:w="3256" w:type="dxa"/>
            <w:vAlign w:val="center"/>
          </w:tcPr>
          <w:p w14:paraId="6B08AEBE" w14:textId="77777777" w:rsidR="00877C41" w:rsidRPr="008851B7" w:rsidRDefault="00877C41" w:rsidP="00A64F78">
            <w:pPr>
              <w:spacing w:line="480" w:lineRule="auto"/>
              <w:rPr>
                <w:iCs/>
                <w:color w:val="156082"/>
                <w:sz w:val="32"/>
                <w:szCs w:val="32"/>
              </w:rPr>
            </w:pPr>
          </w:p>
        </w:tc>
        <w:tc>
          <w:tcPr>
            <w:tcW w:w="5759" w:type="dxa"/>
            <w:vAlign w:val="center"/>
          </w:tcPr>
          <w:p w14:paraId="47249513" w14:textId="77777777" w:rsidR="00877C41" w:rsidRPr="008851B7" w:rsidRDefault="00877C41" w:rsidP="00A64F78">
            <w:pPr>
              <w:spacing w:line="480" w:lineRule="auto"/>
              <w:rPr>
                <w:iCs/>
                <w:color w:val="000000"/>
                <w:sz w:val="32"/>
                <w:szCs w:val="32"/>
              </w:rPr>
            </w:pPr>
          </w:p>
        </w:tc>
      </w:tr>
      <w:tr w:rsidR="00877C41" w:rsidRPr="008851B7" w14:paraId="695AB7AC" w14:textId="77777777" w:rsidTr="00A64F78">
        <w:tc>
          <w:tcPr>
            <w:tcW w:w="3256" w:type="dxa"/>
            <w:vAlign w:val="center"/>
          </w:tcPr>
          <w:p w14:paraId="4F4D5750" w14:textId="77777777" w:rsidR="00877C41" w:rsidRPr="008851B7" w:rsidRDefault="00877C41" w:rsidP="00A64F78">
            <w:pPr>
              <w:spacing w:line="480" w:lineRule="auto"/>
              <w:rPr>
                <w:iCs/>
                <w:color w:val="156082"/>
                <w:sz w:val="32"/>
                <w:szCs w:val="32"/>
              </w:rPr>
            </w:pPr>
          </w:p>
        </w:tc>
        <w:tc>
          <w:tcPr>
            <w:tcW w:w="5759" w:type="dxa"/>
            <w:vAlign w:val="center"/>
          </w:tcPr>
          <w:p w14:paraId="651B74BF" w14:textId="77777777" w:rsidR="00877C41" w:rsidRPr="008851B7" w:rsidRDefault="00877C41" w:rsidP="00A64F78">
            <w:pPr>
              <w:spacing w:line="480" w:lineRule="auto"/>
              <w:rPr>
                <w:iCs/>
                <w:color w:val="000000"/>
                <w:sz w:val="32"/>
                <w:szCs w:val="32"/>
              </w:rPr>
            </w:pPr>
          </w:p>
        </w:tc>
      </w:tr>
    </w:tbl>
    <w:p w14:paraId="26B0BFD3" w14:textId="77777777" w:rsidR="009557D2" w:rsidRDefault="009557D2" w:rsidP="00877C41"/>
    <w:sdt>
      <w:sdtPr>
        <w:rPr>
          <w:lang w:val="en-GB"/>
        </w:rPr>
        <w:id w:val="461160402"/>
        <w:docPartObj>
          <w:docPartGallery w:val="Table of Contents"/>
          <w:docPartUnique/>
        </w:docPartObj>
      </w:sdtPr>
      <w:sdtEndPr>
        <w:rPr>
          <w:rFonts w:ascii="Calibri" w:eastAsia="Calibri" w:hAnsi="Calibri" w:cs="Calibri"/>
          <w:b/>
          <w:bCs/>
          <w:color w:val="auto"/>
          <w:sz w:val="22"/>
          <w:szCs w:val="22"/>
        </w:rPr>
      </w:sdtEndPr>
      <w:sdtContent>
        <w:p w14:paraId="753F9517" w14:textId="4858B257" w:rsidR="001263A0" w:rsidRDefault="001263A0">
          <w:pPr>
            <w:pStyle w:val="TOCHeading"/>
          </w:pPr>
          <w:r>
            <w:rPr>
              <w:lang w:val="en-GB"/>
            </w:rPr>
            <w:t>Contents</w:t>
          </w:r>
        </w:p>
        <w:p w14:paraId="7B4FED3E" w14:textId="3B0DDC23" w:rsidR="00BB6B64" w:rsidRDefault="001263A0">
          <w:pPr>
            <w:pStyle w:val="TOC2"/>
            <w:tabs>
              <w:tab w:val="right" w:leader="dot" w:pos="9016"/>
            </w:tabs>
            <w:rPr>
              <w:ins w:id="1" w:author="Andrea D" w:date="2026-10-16T00:03:00Z" w16du:dateUtc="2026-10-15T23:03:00Z"/>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ins w:id="2" w:author="Andrea D" w:date="2026-10-16T00:03:00Z" w16du:dateUtc="2026-10-15T23:03:00Z">
            <w:r w:rsidR="00BB6B64" w:rsidRPr="00881AB5">
              <w:rPr>
                <w:rStyle w:val="Hyperlink"/>
                <w:noProof/>
              </w:rPr>
              <w:fldChar w:fldCharType="begin"/>
            </w:r>
            <w:r w:rsidR="00BB6B64" w:rsidRPr="00881AB5">
              <w:rPr>
                <w:rStyle w:val="Hyperlink"/>
                <w:noProof/>
              </w:rPr>
              <w:instrText xml:space="preserve"> </w:instrText>
            </w:r>
            <w:r w:rsidR="00BB6B64">
              <w:rPr>
                <w:noProof/>
              </w:rPr>
              <w:instrText>HYPERLINK \l "_Toc243001405"</w:instrText>
            </w:r>
            <w:r w:rsidR="00BB6B64" w:rsidRPr="00881AB5">
              <w:rPr>
                <w:rStyle w:val="Hyperlink"/>
                <w:noProof/>
              </w:rPr>
              <w:instrText xml:space="preserve"> </w:instrText>
            </w:r>
            <w:r w:rsidR="00BB6B64" w:rsidRPr="00881AB5">
              <w:rPr>
                <w:rStyle w:val="Hyperlink"/>
                <w:noProof/>
              </w:rPr>
            </w:r>
            <w:r w:rsidR="00BB6B64" w:rsidRPr="00881AB5">
              <w:rPr>
                <w:rStyle w:val="Hyperlink"/>
                <w:noProof/>
              </w:rPr>
              <w:fldChar w:fldCharType="separate"/>
            </w:r>
            <w:r w:rsidR="00BB6B64" w:rsidRPr="00881AB5">
              <w:rPr>
                <w:rStyle w:val="Hyperlink"/>
                <w:rFonts w:ascii="Arial" w:hAnsi="Arial" w:cs="Arial"/>
                <w:b/>
                <w:bCs/>
                <w:noProof/>
              </w:rPr>
              <w:t>I. Project Title</w:t>
            </w:r>
            <w:r w:rsidR="00BB6B64">
              <w:rPr>
                <w:noProof/>
                <w:webHidden/>
              </w:rPr>
              <w:tab/>
            </w:r>
            <w:r w:rsidR="00BB6B64">
              <w:rPr>
                <w:noProof/>
                <w:webHidden/>
              </w:rPr>
              <w:fldChar w:fldCharType="begin"/>
            </w:r>
            <w:r w:rsidR="00BB6B64">
              <w:rPr>
                <w:noProof/>
                <w:webHidden/>
              </w:rPr>
              <w:instrText xml:space="preserve"> PAGEREF _Toc243001405 \h </w:instrText>
            </w:r>
            <w:r w:rsidR="00BB6B64">
              <w:rPr>
                <w:noProof/>
                <w:webHidden/>
              </w:rPr>
            </w:r>
            <w:r w:rsidR="00BB6B64">
              <w:rPr>
                <w:noProof/>
                <w:webHidden/>
              </w:rPr>
              <w:fldChar w:fldCharType="separate"/>
            </w:r>
          </w:ins>
          <w:ins w:id="3" w:author="Andrea D" w:date="2026-10-16T00:05:00Z" w16du:dateUtc="2026-10-15T23:05:00Z">
            <w:r w:rsidR="00153C20">
              <w:rPr>
                <w:noProof/>
                <w:webHidden/>
              </w:rPr>
              <w:t>3</w:t>
            </w:r>
          </w:ins>
          <w:ins w:id="4" w:author="Andrea D" w:date="2026-10-16T00:03:00Z" w16du:dateUtc="2026-10-15T23:03:00Z">
            <w:r w:rsidR="00BB6B64">
              <w:rPr>
                <w:noProof/>
                <w:webHidden/>
              </w:rPr>
              <w:fldChar w:fldCharType="end"/>
            </w:r>
            <w:r w:rsidR="00BB6B64" w:rsidRPr="00881AB5">
              <w:rPr>
                <w:rStyle w:val="Hyperlink"/>
                <w:noProof/>
              </w:rPr>
              <w:fldChar w:fldCharType="end"/>
            </w:r>
          </w:ins>
        </w:p>
        <w:p w14:paraId="444D68D2" w14:textId="5B0EAA3A" w:rsidR="00BB6B64" w:rsidRDefault="00BB6B64">
          <w:pPr>
            <w:pStyle w:val="TOC2"/>
            <w:tabs>
              <w:tab w:val="right" w:leader="dot" w:pos="9016"/>
            </w:tabs>
            <w:rPr>
              <w:ins w:id="5" w:author="Andrea D" w:date="2026-10-16T00:03:00Z" w16du:dateUtc="2026-10-15T23:03:00Z"/>
              <w:rFonts w:asciiTheme="minorHAnsi" w:eastAsiaTheme="minorEastAsia" w:hAnsiTheme="minorHAnsi" w:cstheme="minorBidi"/>
              <w:noProof/>
              <w:kern w:val="2"/>
              <w:sz w:val="24"/>
              <w:szCs w:val="24"/>
              <w14:ligatures w14:val="standardContextual"/>
            </w:rPr>
          </w:pPr>
          <w:ins w:id="6" w:author="Andrea D" w:date="2026-10-16T00:03:00Z" w16du:dateUtc="2026-10-15T23:03:00Z">
            <w:r w:rsidRPr="00881AB5">
              <w:rPr>
                <w:rStyle w:val="Hyperlink"/>
                <w:noProof/>
              </w:rPr>
              <w:fldChar w:fldCharType="begin"/>
            </w:r>
            <w:r w:rsidRPr="00881AB5">
              <w:rPr>
                <w:rStyle w:val="Hyperlink"/>
                <w:noProof/>
              </w:rPr>
              <w:instrText xml:space="preserve"> </w:instrText>
            </w:r>
            <w:r>
              <w:rPr>
                <w:noProof/>
              </w:rPr>
              <w:instrText>HYPERLINK \l "_Toc243001406"</w:instrText>
            </w:r>
            <w:r w:rsidRPr="00881AB5">
              <w:rPr>
                <w:rStyle w:val="Hyperlink"/>
                <w:noProof/>
              </w:rPr>
              <w:instrText xml:space="preserve"> </w:instrText>
            </w:r>
            <w:r w:rsidRPr="00881AB5">
              <w:rPr>
                <w:rStyle w:val="Hyperlink"/>
                <w:noProof/>
              </w:rPr>
            </w:r>
            <w:r w:rsidRPr="00881AB5">
              <w:rPr>
                <w:rStyle w:val="Hyperlink"/>
                <w:noProof/>
              </w:rPr>
              <w:fldChar w:fldCharType="separate"/>
            </w:r>
            <w:r w:rsidRPr="00881AB5">
              <w:rPr>
                <w:rStyle w:val="Hyperlink"/>
                <w:rFonts w:ascii="Arial" w:hAnsi="Arial" w:cs="Arial"/>
                <w:b/>
                <w:bCs/>
                <w:noProof/>
              </w:rPr>
              <w:t>II. Introduction</w:t>
            </w:r>
            <w:r>
              <w:rPr>
                <w:noProof/>
                <w:webHidden/>
              </w:rPr>
              <w:tab/>
            </w:r>
            <w:r>
              <w:rPr>
                <w:noProof/>
                <w:webHidden/>
              </w:rPr>
              <w:fldChar w:fldCharType="begin"/>
            </w:r>
            <w:r>
              <w:rPr>
                <w:noProof/>
                <w:webHidden/>
              </w:rPr>
              <w:instrText xml:space="preserve"> PAGEREF _Toc243001406 \h </w:instrText>
            </w:r>
            <w:r>
              <w:rPr>
                <w:noProof/>
                <w:webHidden/>
              </w:rPr>
            </w:r>
            <w:r>
              <w:rPr>
                <w:noProof/>
                <w:webHidden/>
              </w:rPr>
              <w:fldChar w:fldCharType="separate"/>
            </w:r>
          </w:ins>
          <w:ins w:id="7" w:author="Andrea D" w:date="2026-10-16T00:05:00Z" w16du:dateUtc="2026-10-15T23:05:00Z">
            <w:r w:rsidR="00153C20">
              <w:rPr>
                <w:noProof/>
                <w:webHidden/>
              </w:rPr>
              <w:t>3</w:t>
            </w:r>
          </w:ins>
          <w:ins w:id="8" w:author="Andrea D" w:date="2026-10-16T00:03:00Z" w16du:dateUtc="2026-10-15T23:03:00Z">
            <w:r>
              <w:rPr>
                <w:noProof/>
                <w:webHidden/>
              </w:rPr>
              <w:fldChar w:fldCharType="end"/>
            </w:r>
            <w:r w:rsidRPr="00881AB5">
              <w:rPr>
                <w:rStyle w:val="Hyperlink"/>
                <w:noProof/>
              </w:rPr>
              <w:fldChar w:fldCharType="end"/>
            </w:r>
          </w:ins>
        </w:p>
        <w:p w14:paraId="68BB1F85" w14:textId="4CCF14F4" w:rsidR="00BB6B64" w:rsidRDefault="00BB6B64">
          <w:pPr>
            <w:pStyle w:val="TOC2"/>
            <w:tabs>
              <w:tab w:val="right" w:leader="dot" w:pos="9016"/>
            </w:tabs>
            <w:rPr>
              <w:ins w:id="9" w:author="Andrea D" w:date="2026-10-16T00:03:00Z" w16du:dateUtc="2026-10-15T23:03:00Z"/>
              <w:rFonts w:asciiTheme="minorHAnsi" w:eastAsiaTheme="minorEastAsia" w:hAnsiTheme="minorHAnsi" w:cstheme="minorBidi"/>
              <w:noProof/>
              <w:kern w:val="2"/>
              <w:sz w:val="24"/>
              <w:szCs w:val="24"/>
              <w14:ligatures w14:val="standardContextual"/>
            </w:rPr>
          </w:pPr>
          <w:ins w:id="10" w:author="Andrea D" w:date="2026-10-16T00:03:00Z" w16du:dateUtc="2026-10-15T23:03:00Z">
            <w:r w:rsidRPr="00881AB5">
              <w:rPr>
                <w:rStyle w:val="Hyperlink"/>
                <w:noProof/>
              </w:rPr>
              <w:fldChar w:fldCharType="begin"/>
            </w:r>
            <w:r w:rsidRPr="00881AB5">
              <w:rPr>
                <w:rStyle w:val="Hyperlink"/>
                <w:noProof/>
              </w:rPr>
              <w:instrText xml:space="preserve"> </w:instrText>
            </w:r>
            <w:r>
              <w:rPr>
                <w:noProof/>
              </w:rPr>
              <w:instrText>HYPERLINK \l "_Toc243001407"</w:instrText>
            </w:r>
            <w:r w:rsidRPr="00881AB5">
              <w:rPr>
                <w:rStyle w:val="Hyperlink"/>
                <w:noProof/>
              </w:rPr>
              <w:instrText xml:space="preserve"> </w:instrText>
            </w:r>
            <w:r w:rsidRPr="00881AB5">
              <w:rPr>
                <w:rStyle w:val="Hyperlink"/>
                <w:noProof/>
              </w:rPr>
            </w:r>
            <w:r w:rsidRPr="00881AB5">
              <w:rPr>
                <w:rStyle w:val="Hyperlink"/>
                <w:noProof/>
              </w:rPr>
              <w:fldChar w:fldCharType="separate"/>
            </w:r>
            <w:r w:rsidRPr="00881AB5">
              <w:rPr>
                <w:rStyle w:val="Hyperlink"/>
                <w:rFonts w:ascii="Arial" w:hAnsi="Arial" w:cs="Arial"/>
                <w:b/>
                <w:bCs/>
                <w:noProof/>
              </w:rPr>
              <w:t>III. Problem Definition</w:t>
            </w:r>
            <w:r>
              <w:rPr>
                <w:noProof/>
                <w:webHidden/>
              </w:rPr>
              <w:tab/>
            </w:r>
            <w:r>
              <w:rPr>
                <w:noProof/>
                <w:webHidden/>
              </w:rPr>
              <w:fldChar w:fldCharType="begin"/>
            </w:r>
            <w:r>
              <w:rPr>
                <w:noProof/>
                <w:webHidden/>
              </w:rPr>
              <w:instrText xml:space="preserve"> PAGEREF _Toc243001407 \h </w:instrText>
            </w:r>
            <w:r>
              <w:rPr>
                <w:noProof/>
                <w:webHidden/>
              </w:rPr>
            </w:r>
            <w:r>
              <w:rPr>
                <w:noProof/>
                <w:webHidden/>
              </w:rPr>
              <w:fldChar w:fldCharType="separate"/>
            </w:r>
          </w:ins>
          <w:ins w:id="11" w:author="Andrea D" w:date="2026-10-16T00:05:00Z" w16du:dateUtc="2026-10-15T23:05:00Z">
            <w:r w:rsidR="00153C20">
              <w:rPr>
                <w:noProof/>
                <w:webHidden/>
              </w:rPr>
              <w:t>4</w:t>
            </w:r>
          </w:ins>
          <w:ins w:id="12" w:author="Andrea D" w:date="2026-10-16T00:03:00Z" w16du:dateUtc="2026-10-15T23:03:00Z">
            <w:r>
              <w:rPr>
                <w:noProof/>
                <w:webHidden/>
              </w:rPr>
              <w:fldChar w:fldCharType="end"/>
            </w:r>
            <w:r w:rsidRPr="00881AB5">
              <w:rPr>
                <w:rStyle w:val="Hyperlink"/>
                <w:noProof/>
              </w:rPr>
              <w:fldChar w:fldCharType="end"/>
            </w:r>
          </w:ins>
        </w:p>
        <w:p w14:paraId="6DB52C59" w14:textId="6F48E96C" w:rsidR="00BB6B64" w:rsidRDefault="00BB6B64">
          <w:pPr>
            <w:pStyle w:val="TOC2"/>
            <w:tabs>
              <w:tab w:val="right" w:leader="dot" w:pos="9016"/>
            </w:tabs>
            <w:rPr>
              <w:ins w:id="13" w:author="Andrea D" w:date="2026-10-16T00:03:00Z" w16du:dateUtc="2026-10-15T23:03:00Z"/>
              <w:rFonts w:asciiTheme="minorHAnsi" w:eastAsiaTheme="minorEastAsia" w:hAnsiTheme="minorHAnsi" w:cstheme="minorBidi"/>
              <w:noProof/>
              <w:kern w:val="2"/>
              <w:sz w:val="24"/>
              <w:szCs w:val="24"/>
              <w14:ligatures w14:val="standardContextual"/>
            </w:rPr>
          </w:pPr>
          <w:ins w:id="14" w:author="Andrea D" w:date="2026-10-16T00:03:00Z" w16du:dateUtc="2026-10-15T23:03:00Z">
            <w:r w:rsidRPr="00881AB5">
              <w:rPr>
                <w:rStyle w:val="Hyperlink"/>
                <w:noProof/>
              </w:rPr>
              <w:fldChar w:fldCharType="begin"/>
            </w:r>
            <w:r w:rsidRPr="00881AB5">
              <w:rPr>
                <w:rStyle w:val="Hyperlink"/>
                <w:noProof/>
              </w:rPr>
              <w:instrText xml:space="preserve"> </w:instrText>
            </w:r>
            <w:r>
              <w:rPr>
                <w:noProof/>
              </w:rPr>
              <w:instrText>HYPERLINK \l "_Toc243001408"</w:instrText>
            </w:r>
            <w:r w:rsidRPr="00881AB5">
              <w:rPr>
                <w:rStyle w:val="Hyperlink"/>
                <w:noProof/>
              </w:rPr>
              <w:instrText xml:space="preserve"> </w:instrText>
            </w:r>
            <w:r w:rsidRPr="00881AB5">
              <w:rPr>
                <w:rStyle w:val="Hyperlink"/>
                <w:noProof/>
              </w:rPr>
            </w:r>
            <w:r w:rsidRPr="00881AB5">
              <w:rPr>
                <w:rStyle w:val="Hyperlink"/>
                <w:noProof/>
              </w:rPr>
              <w:fldChar w:fldCharType="separate"/>
            </w:r>
            <w:r w:rsidRPr="00881AB5">
              <w:rPr>
                <w:rStyle w:val="Hyperlink"/>
                <w:rFonts w:ascii="Arial" w:hAnsi="Arial" w:cs="Arial"/>
                <w:b/>
                <w:bCs/>
                <w:noProof/>
              </w:rPr>
              <w:t>IV. Aim and Objectives</w:t>
            </w:r>
            <w:r>
              <w:rPr>
                <w:noProof/>
                <w:webHidden/>
              </w:rPr>
              <w:tab/>
            </w:r>
            <w:r>
              <w:rPr>
                <w:noProof/>
                <w:webHidden/>
              </w:rPr>
              <w:fldChar w:fldCharType="begin"/>
            </w:r>
            <w:r>
              <w:rPr>
                <w:noProof/>
                <w:webHidden/>
              </w:rPr>
              <w:instrText xml:space="preserve"> PAGEREF _Toc243001408 \h </w:instrText>
            </w:r>
            <w:r>
              <w:rPr>
                <w:noProof/>
                <w:webHidden/>
              </w:rPr>
            </w:r>
            <w:r>
              <w:rPr>
                <w:noProof/>
                <w:webHidden/>
              </w:rPr>
              <w:fldChar w:fldCharType="separate"/>
            </w:r>
          </w:ins>
          <w:ins w:id="15" w:author="Andrea D" w:date="2026-10-16T00:05:00Z" w16du:dateUtc="2026-10-15T23:05:00Z">
            <w:r w:rsidR="00153C20">
              <w:rPr>
                <w:noProof/>
                <w:webHidden/>
              </w:rPr>
              <w:t>4</w:t>
            </w:r>
          </w:ins>
          <w:ins w:id="16" w:author="Andrea D" w:date="2026-10-16T00:03:00Z" w16du:dateUtc="2026-10-15T23:03:00Z">
            <w:r>
              <w:rPr>
                <w:noProof/>
                <w:webHidden/>
              </w:rPr>
              <w:fldChar w:fldCharType="end"/>
            </w:r>
            <w:r w:rsidRPr="00881AB5">
              <w:rPr>
                <w:rStyle w:val="Hyperlink"/>
                <w:noProof/>
              </w:rPr>
              <w:fldChar w:fldCharType="end"/>
            </w:r>
          </w:ins>
        </w:p>
        <w:p w14:paraId="5A7335E9" w14:textId="50A0105A" w:rsidR="00BB6B64" w:rsidRDefault="00BB6B64">
          <w:pPr>
            <w:pStyle w:val="TOC2"/>
            <w:tabs>
              <w:tab w:val="right" w:leader="dot" w:pos="9016"/>
            </w:tabs>
            <w:rPr>
              <w:ins w:id="17" w:author="Andrea D" w:date="2026-10-16T00:03:00Z" w16du:dateUtc="2026-10-15T23:03:00Z"/>
              <w:rFonts w:asciiTheme="minorHAnsi" w:eastAsiaTheme="minorEastAsia" w:hAnsiTheme="minorHAnsi" w:cstheme="minorBidi"/>
              <w:noProof/>
              <w:kern w:val="2"/>
              <w:sz w:val="24"/>
              <w:szCs w:val="24"/>
              <w14:ligatures w14:val="standardContextual"/>
            </w:rPr>
          </w:pPr>
          <w:ins w:id="18" w:author="Andrea D" w:date="2026-10-16T00:03:00Z" w16du:dateUtc="2026-10-15T23:03:00Z">
            <w:r w:rsidRPr="00881AB5">
              <w:rPr>
                <w:rStyle w:val="Hyperlink"/>
                <w:noProof/>
              </w:rPr>
              <w:fldChar w:fldCharType="begin"/>
            </w:r>
            <w:r w:rsidRPr="00881AB5">
              <w:rPr>
                <w:rStyle w:val="Hyperlink"/>
                <w:noProof/>
              </w:rPr>
              <w:instrText xml:space="preserve"> </w:instrText>
            </w:r>
            <w:r>
              <w:rPr>
                <w:noProof/>
              </w:rPr>
              <w:instrText>HYPERLINK \l "_Toc243001409"</w:instrText>
            </w:r>
            <w:r w:rsidRPr="00881AB5">
              <w:rPr>
                <w:rStyle w:val="Hyperlink"/>
                <w:noProof/>
              </w:rPr>
              <w:instrText xml:space="preserve"> </w:instrText>
            </w:r>
            <w:r w:rsidRPr="00881AB5">
              <w:rPr>
                <w:rStyle w:val="Hyperlink"/>
                <w:noProof/>
              </w:rPr>
            </w:r>
            <w:r w:rsidRPr="00881AB5">
              <w:rPr>
                <w:rStyle w:val="Hyperlink"/>
                <w:noProof/>
              </w:rPr>
              <w:fldChar w:fldCharType="separate"/>
            </w:r>
            <w:r w:rsidRPr="00881AB5">
              <w:rPr>
                <w:rStyle w:val="Hyperlink"/>
                <w:rFonts w:ascii="Arial" w:hAnsi="Arial" w:cs="Arial"/>
                <w:b/>
                <w:bCs/>
                <w:noProof/>
              </w:rPr>
              <w:t>V. Scope</w:t>
            </w:r>
            <w:r>
              <w:rPr>
                <w:noProof/>
                <w:webHidden/>
              </w:rPr>
              <w:tab/>
            </w:r>
            <w:r>
              <w:rPr>
                <w:noProof/>
                <w:webHidden/>
              </w:rPr>
              <w:fldChar w:fldCharType="begin"/>
            </w:r>
            <w:r>
              <w:rPr>
                <w:noProof/>
                <w:webHidden/>
              </w:rPr>
              <w:instrText xml:space="preserve"> PAGEREF _Toc243001409 \h </w:instrText>
            </w:r>
            <w:r>
              <w:rPr>
                <w:noProof/>
                <w:webHidden/>
              </w:rPr>
            </w:r>
            <w:r>
              <w:rPr>
                <w:noProof/>
                <w:webHidden/>
              </w:rPr>
              <w:fldChar w:fldCharType="separate"/>
            </w:r>
          </w:ins>
          <w:ins w:id="19" w:author="Andrea D" w:date="2026-10-16T00:05:00Z" w16du:dateUtc="2026-10-15T23:05:00Z">
            <w:r w:rsidR="00153C20">
              <w:rPr>
                <w:noProof/>
                <w:webHidden/>
              </w:rPr>
              <w:t>5</w:t>
            </w:r>
          </w:ins>
          <w:ins w:id="20" w:author="Andrea D" w:date="2026-10-16T00:03:00Z" w16du:dateUtc="2026-10-15T23:03:00Z">
            <w:r>
              <w:rPr>
                <w:noProof/>
                <w:webHidden/>
              </w:rPr>
              <w:fldChar w:fldCharType="end"/>
            </w:r>
            <w:r w:rsidRPr="00881AB5">
              <w:rPr>
                <w:rStyle w:val="Hyperlink"/>
                <w:noProof/>
              </w:rPr>
              <w:fldChar w:fldCharType="end"/>
            </w:r>
          </w:ins>
        </w:p>
        <w:p w14:paraId="10E814EC" w14:textId="49995D69" w:rsidR="00BB6B64" w:rsidRDefault="00BB6B64">
          <w:pPr>
            <w:pStyle w:val="TOC2"/>
            <w:tabs>
              <w:tab w:val="right" w:leader="dot" w:pos="9016"/>
            </w:tabs>
            <w:rPr>
              <w:ins w:id="21" w:author="Andrea D" w:date="2026-10-16T00:03:00Z" w16du:dateUtc="2026-10-15T23:03:00Z"/>
              <w:rFonts w:asciiTheme="minorHAnsi" w:eastAsiaTheme="minorEastAsia" w:hAnsiTheme="minorHAnsi" w:cstheme="minorBidi"/>
              <w:noProof/>
              <w:kern w:val="2"/>
              <w:sz w:val="24"/>
              <w:szCs w:val="24"/>
              <w14:ligatures w14:val="standardContextual"/>
            </w:rPr>
          </w:pPr>
          <w:ins w:id="22" w:author="Andrea D" w:date="2026-10-16T00:03:00Z" w16du:dateUtc="2026-10-15T23:03:00Z">
            <w:r w:rsidRPr="00881AB5">
              <w:rPr>
                <w:rStyle w:val="Hyperlink"/>
                <w:noProof/>
              </w:rPr>
              <w:fldChar w:fldCharType="begin"/>
            </w:r>
            <w:r w:rsidRPr="00881AB5">
              <w:rPr>
                <w:rStyle w:val="Hyperlink"/>
                <w:noProof/>
              </w:rPr>
              <w:instrText xml:space="preserve"> </w:instrText>
            </w:r>
            <w:r>
              <w:rPr>
                <w:noProof/>
              </w:rPr>
              <w:instrText>HYPERLINK \l "_Toc243001410"</w:instrText>
            </w:r>
            <w:r w:rsidRPr="00881AB5">
              <w:rPr>
                <w:rStyle w:val="Hyperlink"/>
                <w:noProof/>
              </w:rPr>
              <w:instrText xml:space="preserve"> </w:instrText>
            </w:r>
            <w:r w:rsidRPr="00881AB5">
              <w:rPr>
                <w:rStyle w:val="Hyperlink"/>
                <w:noProof/>
              </w:rPr>
            </w:r>
            <w:r w:rsidRPr="00881AB5">
              <w:rPr>
                <w:rStyle w:val="Hyperlink"/>
                <w:noProof/>
              </w:rPr>
              <w:fldChar w:fldCharType="separate"/>
            </w:r>
            <w:r w:rsidRPr="00881AB5">
              <w:rPr>
                <w:rStyle w:val="Hyperlink"/>
                <w:rFonts w:ascii="Arial" w:hAnsi="Arial" w:cs="Arial"/>
                <w:b/>
                <w:bCs/>
                <w:noProof/>
              </w:rPr>
              <w:t>VI. Methodology</w:t>
            </w:r>
            <w:r>
              <w:rPr>
                <w:noProof/>
                <w:webHidden/>
              </w:rPr>
              <w:tab/>
            </w:r>
            <w:r>
              <w:rPr>
                <w:noProof/>
                <w:webHidden/>
              </w:rPr>
              <w:fldChar w:fldCharType="begin"/>
            </w:r>
            <w:r>
              <w:rPr>
                <w:noProof/>
                <w:webHidden/>
              </w:rPr>
              <w:instrText xml:space="preserve"> PAGEREF _Toc243001410 \h </w:instrText>
            </w:r>
            <w:r>
              <w:rPr>
                <w:noProof/>
                <w:webHidden/>
              </w:rPr>
            </w:r>
            <w:r>
              <w:rPr>
                <w:noProof/>
                <w:webHidden/>
              </w:rPr>
              <w:fldChar w:fldCharType="separate"/>
            </w:r>
          </w:ins>
          <w:ins w:id="23" w:author="Andrea D" w:date="2026-10-16T00:05:00Z" w16du:dateUtc="2026-10-15T23:05:00Z">
            <w:r w:rsidR="00153C20">
              <w:rPr>
                <w:noProof/>
                <w:webHidden/>
              </w:rPr>
              <w:t>5</w:t>
            </w:r>
          </w:ins>
          <w:ins w:id="24" w:author="Andrea D" w:date="2026-10-16T00:03:00Z" w16du:dateUtc="2026-10-15T23:03:00Z">
            <w:r>
              <w:rPr>
                <w:noProof/>
                <w:webHidden/>
              </w:rPr>
              <w:fldChar w:fldCharType="end"/>
            </w:r>
            <w:r w:rsidRPr="00881AB5">
              <w:rPr>
                <w:rStyle w:val="Hyperlink"/>
                <w:noProof/>
              </w:rPr>
              <w:fldChar w:fldCharType="end"/>
            </w:r>
          </w:ins>
        </w:p>
        <w:p w14:paraId="32775D14" w14:textId="1935D62D" w:rsidR="00BB6B64" w:rsidRDefault="00BB6B64">
          <w:pPr>
            <w:pStyle w:val="TOC2"/>
            <w:tabs>
              <w:tab w:val="right" w:leader="dot" w:pos="9016"/>
            </w:tabs>
            <w:rPr>
              <w:ins w:id="25" w:author="Andrea D" w:date="2026-10-16T00:03:00Z" w16du:dateUtc="2026-10-15T23:03:00Z"/>
              <w:rFonts w:asciiTheme="minorHAnsi" w:eastAsiaTheme="minorEastAsia" w:hAnsiTheme="minorHAnsi" w:cstheme="minorBidi"/>
              <w:noProof/>
              <w:kern w:val="2"/>
              <w:sz w:val="24"/>
              <w:szCs w:val="24"/>
              <w14:ligatures w14:val="standardContextual"/>
            </w:rPr>
          </w:pPr>
          <w:ins w:id="26" w:author="Andrea D" w:date="2026-10-16T00:03:00Z" w16du:dateUtc="2026-10-15T23:03:00Z">
            <w:r w:rsidRPr="00881AB5">
              <w:rPr>
                <w:rStyle w:val="Hyperlink"/>
                <w:noProof/>
              </w:rPr>
              <w:fldChar w:fldCharType="begin"/>
            </w:r>
            <w:r w:rsidRPr="00881AB5">
              <w:rPr>
                <w:rStyle w:val="Hyperlink"/>
                <w:noProof/>
              </w:rPr>
              <w:instrText xml:space="preserve"> </w:instrText>
            </w:r>
            <w:r>
              <w:rPr>
                <w:noProof/>
              </w:rPr>
              <w:instrText>HYPERLINK \l "_Toc243001411"</w:instrText>
            </w:r>
            <w:r w:rsidRPr="00881AB5">
              <w:rPr>
                <w:rStyle w:val="Hyperlink"/>
                <w:noProof/>
              </w:rPr>
              <w:instrText xml:space="preserve"> </w:instrText>
            </w:r>
            <w:r w:rsidRPr="00881AB5">
              <w:rPr>
                <w:rStyle w:val="Hyperlink"/>
                <w:noProof/>
              </w:rPr>
            </w:r>
            <w:r w:rsidRPr="00881AB5">
              <w:rPr>
                <w:rStyle w:val="Hyperlink"/>
                <w:noProof/>
              </w:rPr>
              <w:fldChar w:fldCharType="separate"/>
            </w:r>
            <w:r w:rsidRPr="00881AB5">
              <w:rPr>
                <w:rStyle w:val="Hyperlink"/>
                <w:rFonts w:ascii="Arial" w:hAnsi="Arial" w:cs="Arial"/>
                <w:b/>
                <w:bCs/>
                <w:noProof/>
              </w:rPr>
              <w:t>VII. Data Sources</w:t>
            </w:r>
            <w:r>
              <w:rPr>
                <w:noProof/>
                <w:webHidden/>
              </w:rPr>
              <w:tab/>
            </w:r>
            <w:r>
              <w:rPr>
                <w:noProof/>
                <w:webHidden/>
              </w:rPr>
              <w:fldChar w:fldCharType="begin"/>
            </w:r>
            <w:r>
              <w:rPr>
                <w:noProof/>
                <w:webHidden/>
              </w:rPr>
              <w:instrText xml:space="preserve"> PAGEREF _Toc243001411 \h </w:instrText>
            </w:r>
            <w:r>
              <w:rPr>
                <w:noProof/>
                <w:webHidden/>
              </w:rPr>
            </w:r>
            <w:r>
              <w:rPr>
                <w:noProof/>
                <w:webHidden/>
              </w:rPr>
              <w:fldChar w:fldCharType="separate"/>
            </w:r>
          </w:ins>
          <w:ins w:id="27" w:author="Andrea D" w:date="2026-10-16T00:05:00Z" w16du:dateUtc="2026-10-15T23:05:00Z">
            <w:r w:rsidR="00153C20">
              <w:rPr>
                <w:noProof/>
                <w:webHidden/>
              </w:rPr>
              <w:t>6</w:t>
            </w:r>
          </w:ins>
          <w:ins w:id="28" w:author="Andrea D" w:date="2026-10-16T00:03:00Z" w16du:dateUtc="2026-10-15T23:03:00Z">
            <w:r>
              <w:rPr>
                <w:noProof/>
                <w:webHidden/>
              </w:rPr>
              <w:fldChar w:fldCharType="end"/>
            </w:r>
            <w:r w:rsidRPr="00881AB5">
              <w:rPr>
                <w:rStyle w:val="Hyperlink"/>
                <w:noProof/>
              </w:rPr>
              <w:fldChar w:fldCharType="end"/>
            </w:r>
          </w:ins>
        </w:p>
        <w:p w14:paraId="283A9CB6" w14:textId="0CDD2E6F" w:rsidR="00BB6B64" w:rsidRDefault="00BB6B64">
          <w:pPr>
            <w:pStyle w:val="TOC2"/>
            <w:tabs>
              <w:tab w:val="right" w:leader="dot" w:pos="9016"/>
            </w:tabs>
            <w:rPr>
              <w:ins w:id="29" w:author="Andrea D" w:date="2026-10-16T00:03:00Z" w16du:dateUtc="2026-10-15T23:03:00Z"/>
              <w:rFonts w:asciiTheme="minorHAnsi" w:eastAsiaTheme="minorEastAsia" w:hAnsiTheme="minorHAnsi" w:cstheme="minorBidi"/>
              <w:noProof/>
              <w:kern w:val="2"/>
              <w:sz w:val="24"/>
              <w:szCs w:val="24"/>
              <w14:ligatures w14:val="standardContextual"/>
            </w:rPr>
          </w:pPr>
          <w:ins w:id="30" w:author="Andrea D" w:date="2026-10-16T00:03:00Z" w16du:dateUtc="2026-10-15T23:03:00Z">
            <w:r w:rsidRPr="00881AB5">
              <w:rPr>
                <w:rStyle w:val="Hyperlink"/>
                <w:noProof/>
              </w:rPr>
              <w:fldChar w:fldCharType="begin"/>
            </w:r>
            <w:r w:rsidRPr="00881AB5">
              <w:rPr>
                <w:rStyle w:val="Hyperlink"/>
                <w:noProof/>
              </w:rPr>
              <w:instrText xml:space="preserve"> </w:instrText>
            </w:r>
            <w:r>
              <w:rPr>
                <w:noProof/>
              </w:rPr>
              <w:instrText>HYPERLINK \l "_Toc243001412"</w:instrText>
            </w:r>
            <w:r w:rsidRPr="00881AB5">
              <w:rPr>
                <w:rStyle w:val="Hyperlink"/>
                <w:noProof/>
              </w:rPr>
              <w:instrText xml:space="preserve"> </w:instrText>
            </w:r>
            <w:r w:rsidRPr="00881AB5">
              <w:rPr>
                <w:rStyle w:val="Hyperlink"/>
                <w:noProof/>
              </w:rPr>
            </w:r>
            <w:r w:rsidRPr="00881AB5">
              <w:rPr>
                <w:rStyle w:val="Hyperlink"/>
                <w:noProof/>
              </w:rPr>
              <w:fldChar w:fldCharType="separate"/>
            </w:r>
            <w:r w:rsidRPr="00881AB5">
              <w:rPr>
                <w:rStyle w:val="Hyperlink"/>
                <w:rFonts w:ascii="Arial" w:hAnsi="Arial" w:cs="Arial"/>
                <w:b/>
                <w:bCs/>
                <w:noProof/>
              </w:rPr>
              <w:t>VII. Expected Deliverables</w:t>
            </w:r>
            <w:r>
              <w:rPr>
                <w:noProof/>
                <w:webHidden/>
              </w:rPr>
              <w:tab/>
            </w:r>
            <w:r>
              <w:rPr>
                <w:noProof/>
                <w:webHidden/>
              </w:rPr>
              <w:fldChar w:fldCharType="begin"/>
            </w:r>
            <w:r>
              <w:rPr>
                <w:noProof/>
                <w:webHidden/>
              </w:rPr>
              <w:instrText xml:space="preserve"> PAGEREF _Toc243001412 \h </w:instrText>
            </w:r>
            <w:r>
              <w:rPr>
                <w:noProof/>
                <w:webHidden/>
              </w:rPr>
            </w:r>
            <w:r>
              <w:rPr>
                <w:noProof/>
                <w:webHidden/>
              </w:rPr>
              <w:fldChar w:fldCharType="separate"/>
            </w:r>
          </w:ins>
          <w:ins w:id="31" w:author="Andrea D" w:date="2026-10-16T00:05:00Z" w16du:dateUtc="2026-10-15T23:05:00Z">
            <w:r w:rsidR="00153C20">
              <w:rPr>
                <w:noProof/>
                <w:webHidden/>
              </w:rPr>
              <w:t>7</w:t>
            </w:r>
          </w:ins>
          <w:ins w:id="32" w:author="Andrea D" w:date="2026-10-16T00:03:00Z" w16du:dateUtc="2026-10-15T23:03:00Z">
            <w:r>
              <w:rPr>
                <w:noProof/>
                <w:webHidden/>
              </w:rPr>
              <w:fldChar w:fldCharType="end"/>
            </w:r>
            <w:r w:rsidRPr="00881AB5">
              <w:rPr>
                <w:rStyle w:val="Hyperlink"/>
                <w:noProof/>
              </w:rPr>
              <w:fldChar w:fldCharType="end"/>
            </w:r>
          </w:ins>
        </w:p>
        <w:p w14:paraId="6B9AC0CA" w14:textId="065E25A8" w:rsidR="00BB6B64" w:rsidRDefault="00BB6B64">
          <w:pPr>
            <w:pStyle w:val="TOC2"/>
            <w:tabs>
              <w:tab w:val="right" w:leader="dot" w:pos="9016"/>
            </w:tabs>
            <w:rPr>
              <w:ins w:id="33" w:author="Andrea D" w:date="2026-10-16T00:03:00Z" w16du:dateUtc="2026-10-15T23:03:00Z"/>
              <w:rFonts w:asciiTheme="minorHAnsi" w:eastAsiaTheme="minorEastAsia" w:hAnsiTheme="minorHAnsi" w:cstheme="minorBidi"/>
              <w:noProof/>
              <w:kern w:val="2"/>
              <w:sz w:val="24"/>
              <w:szCs w:val="24"/>
              <w14:ligatures w14:val="standardContextual"/>
            </w:rPr>
          </w:pPr>
          <w:ins w:id="34" w:author="Andrea D" w:date="2026-10-16T00:03:00Z" w16du:dateUtc="2026-10-15T23:03:00Z">
            <w:r w:rsidRPr="00881AB5">
              <w:rPr>
                <w:rStyle w:val="Hyperlink"/>
                <w:noProof/>
              </w:rPr>
              <w:fldChar w:fldCharType="begin"/>
            </w:r>
            <w:r w:rsidRPr="00881AB5">
              <w:rPr>
                <w:rStyle w:val="Hyperlink"/>
                <w:noProof/>
              </w:rPr>
              <w:instrText xml:space="preserve"> </w:instrText>
            </w:r>
            <w:r>
              <w:rPr>
                <w:noProof/>
              </w:rPr>
              <w:instrText>HYPERLINK \l "_Toc243001413"</w:instrText>
            </w:r>
            <w:r w:rsidRPr="00881AB5">
              <w:rPr>
                <w:rStyle w:val="Hyperlink"/>
                <w:noProof/>
              </w:rPr>
              <w:instrText xml:space="preserve"> </w:instrText>
            </w:r>
            <w:r w:rsidRPr="00881AB5">
              <w:rPr>
                <w:rStyle w:val="Hyperlink"/>
                <w:noProof/>
              </w:rPr>
            </w:r>
            <w:r w:rsidRPr="00881AB5">
              <w:rPr>
                <w:rStyle w:val="Hyperlink"/>
                <w:noProof/>
              </w:rPr>
              <w:fldChar w:fldCharType="separate"/>
            </w:r>
            <w:r w:rsidRPr="00881AB5">
              <w:rPr>
                <w:rStyle w:val="Hyperlink"/>
                <w:rFonts w:ascii="Arial" w:hAnsi="Arial" w:cs="Arial"/>
                <w:b/>
                <w:bCs/>
                <w:noProof/>
              </w:rPr>
              <w:t>IX. Project Timeline</w:t>
            </w:r>
            <w:r>
              <w:rPr>
                <w:noProof/>
                <w:webHidden/>
              </w:rPr>
              <w:tab/>
            </w:r>
            <w:r>
              <w:rPr>
                <w:noProof/>
                <w:webHidden/>
              </w:rPr>
              <w:fldChar w:fldCharType="begin"/>
            </w:r>
            <w:r>
              <w:rPr>
                <w:noProof/>
                <w:webHidden/>
              </w:rPr>
              <w:instrText xml:space="preserve"> PAGEREF _Toc243001413 \h </w:instrText>
            </w:r>
            <w:r>
              <w:rPr>
                <w:noProof/>
                <w:webHidden/>
              </w:rPr>
            </w:r>
            <w:r>
              <w:rPr>
                <w:noProof/>
                <w:webHidden/>
              </w:rPr>
              <w:fldChar w:fldCharType="separate"/>
            </w:r>
          </w:ins>
          <w:ins w:id="35" w:author="Andrea D" w:date="2026-10-16T00:05:00Z" w16du:dateUtc="2026-10-15T23:05:00Z">
            <w:r w:rsidR="00153C20">
              <w:rPr>
                <w:noProof/>
                <w:webHidden/>
              </w:rPr>
              <w:t>7</w:t>
            </w:r>
          </w:ins>
          <w:ins w:id="36" w:author="Andrea D" w:date="2026-10-16T00:03:00Z" w16du:dateUtc="2026-10-15T23:03:00Z">
            <w:r>
              <w:rPr>
                <w:noProof/>
                <w:webHidden/>
              </w:rPr>
              <w:fldChar w:fldCharType="end"/>
            </w:r>
            <w:r w:rsidRPr="00881AB5">
              <w:rPr>
                <w:rStyle w:val="Hyperlink"/>
                <w:noProof/>
              </w:rPr>
              <w:fldChar w:fldCharType="end"/>
            </w:r>
          </w:ins>
        </w:p>
        <w:p w14:paraId="2AE2FAF2" w14:textId="33E01414" w:rsidR="00BB6B64" w:rsidRDefault="00BB6B64">
          <w:pPr>
            <w:pStyle w:val="TOC2"/>
            <w:tabs>
              <w:tab w:val="right" w:leader="dot" w:pos="9016"/>
            </w:tabs>
            <w:rPr>
              <w:ins w:id="37" w:author="Andrea D" w:date="2026-10-16T00:03:00Z" w16du:dateUtc="2026-10-15T23:03:00Z"/>
              <w:rFonts w:asciiTheme="minorHAnsi" w:eastAsiaTheme="minorEastAsia" w:hAnsiTheme="minorHAnsi" w:cstheme="minorBidi"/>
              <w:noProof/>
              <w:kern w:val="2"/>
              <w:sz w:val="24"/>
              <w:szCs w:val="24"/>
              <w14:ligatures w14:val="standardContextual"/>
            </w:rPr>
          </w:pPr>
          <w:ins w:id="38" w:author="Andrea D" w:date="2026-10-16T00:03:00Z" w16du:dateUtc="2026-10-15T23:03:00Z">
            <w:r w:rsidRPr="00881AB5">
              <w:rPr>
                <w:rStyle w:val="Hyperlink"/>
                <w:noProof/>
              </w:rPr>
              <w:fldChar w:fldCharType="begin"/>
            </w:r>
            <w:r w:rsidRPr="00881AB5">
              <w:rPr>
                <w:rStyle w:val="Hyperlink"/>
                <w:noProof/>
              </w:rPr>
              <w:instrText xml:space="preserve"> </w:instrText>
            </w:r>
            <w:r>
              <w:rPr>
                <w:noProof/>
              </w:rPr>
              <w:instrText>HYPERLINK \l "_Toc243001414"</w:instrText>
            </w:r>
            <w:r w:rsidRPr="00881AB5">
              <w:rPr>
                <w:rStyle w:val="Hyperlink"/>
                <w:noProof/>
              </w:rPr>
              <w:instrText xml:space="preserve"> </w:instrText>
            </w:r>
            <w:r w:rsidRPr="00881AB5">
              <w:rPr>
                <w:rStyle w:val="Hyperlink"/>
                <w:noProof/>
              </w:rPr>
            </w:r>
            <w:r w:rsidRPr="00881AB5">
              <w:rPr>
                <w:rStyle w:val="Hyperlink"/>
                <w:noProof/>
              </w:rPr>
              <w:fldChar w:fldCharType="separate"/>
            </w:r>
            <w:r w:rsidRPr="00881AB5">
              <w:rPr>
                <w:rStyle w:val="Hyperlink"/>
                <w:rFonts w:ascii="Arial" w:hAnsi="Arial" w:cs="Arial"/>
                <w:b/>
                <w:bCs/>
                <w:noProof/>
              </w:rPr>
              <w:t>X. Ethical and Legal Considerations</w:t>
            </w:r>
            <w:r>
              <w:rPr>
                <w:noProof/>
                <w:webHidden/>
              </w:rPr>
              <w:tab/>
            </w:r>
            <w:r>
              <w:rPr>
                <w:noProof/>
                <w:webHidden/>
              </w:rPr>
              <w:fldChar w:fldCharType="begin"/>
            </w:r>
            <w:r>
              <w:rPr>
                <w:noProof/>
                <w:webHidden/>
              </w:rPr>
              <w:instrText xml:space="preserve"> PAGEREF _Toc243001414 \h </w:instrText>
            </w:r>
            <w:r>
              <w:rPr>
                <w:noProof/>
                <w:webHidden/>
              </w:rPr>
            </w:r>
            <w:r>
              <w:rPr>
                <w:noProof/>
                <w:webHidden/>
              </w:rPr>
              <w:fldChar w:fldCharType="separate"/>
            </w:r>
          </w:ins>
          <w:ins w:id="39" w:author="Andrea D" w:date="2026-10-16T00:05:00Z" w16du:dateUtc="2026-10-15T23:05:00Z">
            <w:r w:rsidR="00153C20">
              <w:rPr>
                <w:noProof/>
                <w:webHidden/>
              </w:rPr>
              <w:t>7</w:t>
            </w:r>
          </w:ins>
          <w:ins w:id="40" w:author="Andrea D" w:date="2026-10-16T00:03:00Z" w16du:dateUtc="2026-10-15T23:03:00Z">
            <w:r>
              <w:rPr>
                <w:noProof/>
                <w:webHidden/>
              </w:rPr>
              <w:fldChar w:fldCharType="end"/>
            </w:r>
            <w:r w:rsidRPr="00881AB5">
              <w:rPr>
                <w:rStyle w:val="Hyperlink"/>
                <w:noProof/>
              </w:rPr>
              <w:fldChar w:fldCharType="end"/>
            </w:r>
          </w:ins>
        </w:p>
        <w:p w14:paraId="60C1EF9A" w14:textId="609F7C43" w:rsidR="00BB6B64" w:rsidRDefault="00BB6B64">
          <w:pPr>
            <w:pStyle w:val="TOC2"/>
            <w:tabs>
              <w:tab w:val="right" w:leader="dot" w:pos="9016"/>
            </w:tabs>
            <w:rPr>
              <w:ins w:id="41" w:author="Andrea D" w:date="2026-10-16T00:03:00Z" w16du:dateUtc="2026-10-15T23:03:00Z"/>
              <w:rFonts w:asciiTheme="minorHAnsi" w:eastAsiaTheme="minorEastAsia" w:hAnsiTheme="minorHAnsi" w:cstheme="minorBidi"/>
              <w:noProof/>
              <w:kern w:val="2"/>
              <w:sz w:val="24"/>
              <w:szCs w:val="24"/>
              <w14:ligatures w14:val="standardContextual"/>
            </w:rPr>
          </w:pPr>
          <w:ins w:id="42" w:author="Andrea D" w:date="2026-10-16T00:03:00Z" w16du:dateUtc="2026-10-15T23:03:00Z">
            <w:r w:rsidRPr="00881AB5">
              <w:rPr>
                <w:rStyle w:val="Hyperlink"/>
                <w:noProof/>
              </w:rPr>
              <w:fldChar w:fldCharType="begin"/>
            </w:r>
            <w:r w:rsidRPr="00881AB5">
              <w:rPr>
                <w:rStyle w:val="Hyperlink"/>
                <w:noProof/>
              </w:rPr>
              <w:instrText xml:space="preserve"> </w:instrText>
            </w:r>
            <w:r>
              <w:rPr>
                <w:noProof/>
              </w:rPr>
              <w:instrText>HYPERLINK \l "_Toc243001415"</w:instrText>
            </w:r>
            <w:r w:rsidRPr="00881AB5">
              <w:rPr>
                <w:rStyle w:val="Hyperlink"/>
                <w:noProof/>
              </w:rPr>
              <w:instrText xml:space="preserve"> </w:instrText>
            </w:r>
            <w:r w:rsidRPr="00881AB5">
              <w:rPr>
                <w:rStyle w:val="Hyperlink"/>
                <w:noProof/>
              </w:rPr>
            </w:r>
            <w:r w:rsidRPr="00881AB5">
              <w:rPr>
                <w:rStyle w:val="Hyperlink"/>
                <w:noProof/>
              </w:rPr>
              <w:fldChar w:fldCharType="separate"/>
            </w:r>
            <w:r w:rsidRPr="00881AB5">
              <w:rPr>
                <w:rStyle w:val="Hyperlink"/>
                <w:rFonts w:ascii="Arial" w:hAnsi="Arial" w:cs="Arial"/>
                <w:b/>
                <w:bCs/>
                <w:noProof/>
              </w:rPr>
              <w:t>XI. References</w:t>
            </w:r>
            <w:r>
              <w:rPr>
                <w:noProof/>
                <w:webHidden/>
              </w:rPr>
              <w:tab/>
            </w:r>
            <w:r>
              <w:rPr>
                <w:noProof/>
                <w:webHidden/>
              </w:rPr>
              <w:fldChar w:fldCharType="begin"/>
            </w:r>
            <w:r>
              <w:rPr>
                <w:noProof/>
                <w:webHidden/>
              </w:rPr>
              <w:instrText xml:space="preserve"> PAGEREF _Toc243001415 \h </w:instrText>
            </w:r>
            <w:r>
              <w:rPr>
                <w:noProof/>
                <w:webHidden/>
              </w:rPr>
            </w:r>
            <w:r>
              <w:rPr>
                <w:noProof/>
                <w:webHidden/>
              </w:rPr>
              <w:fldChar w:fldCharType="separate"/>
            </w:r>
          </w:ins>
          <w:ins w:id="43" w:author="Andrea D" w:date="2026-10-16T00:05:00Z" w16du:dateUtc="2026-10-15T23:05:00Z">
            <w:r w:rsidR="00153C20">
              <w:rPr>
                <w:noProof/>
                <w:webHidden/>
              </w:rPr>
              <w:t>8</w:t>
            </w:r>
          </w:ins>
          <w:ins w:id="44" w:author="Andrea D" w:date="2026-10-16T00:03:00Z" w16du:dateUtc="2026-10-15T23:03:00Z">
            <w:r>
              <w:rPr>
                <w:noProof/>
                <w:webHidden/>
              </w:rPr>
              <w:fldChar w:fldCharType="end"/>
            </w:r>
            <w:r w:rsidRPr="00881AB5">
              <w:rPr>
                <w:rStyle w:val="Hyperlink"/>
                <w:noProof/>
              </w:rPr>
              <w:fldChar w:fldCharType="end"/>
            </w:r>
          </w:ins>
        </w:p>
        <w:p w14:paraId="0B11D10C" w14:textId="7AE3A525" w:rsidR="00BB6B64" w:rsidRDefault="00BB6B64">
          <w:pPr>
            <w:pStyle w:val="TOC2"/>
            <w:tabs>
              <w:tab w:val="right" w:leader="dot" w:pos="9016"/>
            </w:tabs>
            <w:rPr>
              <w:ins w:id="45" w:author="Andrea D" w:date="2026-10-16T00:03:00Z" w16du:dateUtc="2026-10-15T23:03:00Z"/>
              <w:rFonts w:asciiTheme="minorHAnsi" w:eastAsiaTheme="minorEastAsia" w:hAnsiTheme="minorHAnsi" w:cstheme="minorBidi"/>
              <w:noProof/>
              <w:kern w:val="2"/>
              <w:sz w:val="24"/>
              <w:szCs w:val="24"/>
              <w14:ligatures w14:val="standardContextual"/>
            </w:rPr>
          </w:pPr>
          <w:ins w:id="46" w:author="Andrea D" w:date="2026-10-16T00:03:00Z" w16du:dateUtc="2026-10-15T23:03:00Z">
            <w:r w:rsidRPr="00881AB5">
              <w:rPr>
                <w:rStyle w:val="Hyperlink"/>
                <w:noProof/>
              </w:rPr>
              <w:fldChar w:fldCharType="begin"/>
            </w:r>
            <w:r w:rsidRPr="00881AB5">
              <w:rPr>
                <w:rStyle w:val="Hyperlink"/>
                <w:noProof/>
              </w:rPr>
              <w:instrText xml:space="preserve"> </w:instrText>
            </w:r>
            <w:r>
              <w:rPr>
                <w:noProof/>
              </w:rPr>
              <w:instrText>HYPERLINK \l "_Toc243001416"</w:instrText>
            </w:r>
            <w:r w:rsidRPr="00881AB5">
              <w:rPr>
                <w:rStyle w:val="Hyperlink"/>
                <w:noProof/>
              </w:rPr>
              <w:instrText xml:space="preserve"> </w:instrText>
            </w:r>
            <w:r w:rsidRPr="00881AB5">
              <w:rPr>
                <w:rStyle w:val="Hyperlink"/>
                <w:noProof/>
              </w:rPr>
            </w:r>
            <w:r w:rsidRPr="00881AB5">
              <w:rPr>
                <w:rStyle w:val="Hyperlink"/>
                <w:noProof/>
              </w:rPr>
              <w:fldChar w:fldCharType="separate"/>
            </w:r>
            <w:r w:rsidRPr="00881AB5">
              <w:rPr>
                <w:rStyle w:val="Hyperlink"/>
                <w:rFonts w:ascii="Arial" w:hAnsi="Arial" w:cs="Arial"/>
                <w:b/>
                <w:bCs/>
                <w:noProof/>
              </w:rPr>
              <w:t>XII. Appendix</w:t>
            </w:r>
            <w:r>
              <w:rPr>
                <w:noProof/>
                <w:webHidden/>
              </w:rPr>
              <w:tab/>
            </w:r>
            <w:r>
              <w:rPr>
                <w:noProof/>
                <w:webHidden/>
              </w:rPr>
              <w:fldChar w:fldCharType="begin"/>
            </w:r>
            <w:r>
              <w:rPr>
                <w:noProof/>
                <w:webHidden/>
              </w:rPr>
              <w:instrText xml:space="preserve"> PAGEREF _Toc243001416 \h </w:instrText>
            </w:r>
            <w:r>
              <w:rPr>
                <w:noProof/>
                <w:webHidden/>
              </w:rPr>
            </w:r>
            <w:r>
              <w:rPr>
                <w:noProof/>
                <w:webHidden/>
              </w:rPr>
              <w:fldChar w:fldCharType="separate"/>
            </w:r>
          </w:ins>
          <w:ins w:id="47" w:author="Andrea D" w:date="2026-10-16T00:05:00Z" w16du:dateUtc="2026-10-15T23:05:00Z">
            <w:r w:rsidR="00153C20">
              <w:rPr>
                <w:noProof/>
                <w:webHidden/>
              </w:rPr>
              <w:t>9</w:t>
            </w:r>
          </w:ins>
          <w:ins w:id="48" w:author="Andrea D" w:date="2026-10-16T00:03:00Z" w16du:dateUtc="2026-10-15T23:03:00Z">
            <w:r>
              <w:rPr>
                <w:noProof/>
                <w:webHidden/>
              </w:rPr>
              <w:fldChar w:fldCharType="end"/>
            </w:r>
            <w:r w:rsidRPr="00881AB5">
              <w:rPr>
                <w:rStyle w:val="Hyperlink"/>
                <w:noProof/>
              </w:rPr>
              <w:fldChar w:fldCharType="end"/>
            </w:r>
          </w:ins>
        </w:p>
        <w:p w14:paraId="39D0F3B5" w14:textId="458D74A1" w:rsidR="001263A0" w:rsidDel="00E81EDD" w:rsidRDefault="001263A0">
          <w:pPr>
            <w:pStyle w:val="TOC2"/>
            <w:tabs>
              <w:tab w:val="right" w:leader="dot" w:pos="9016"/>
            </w:tabs>
            <w:rPr>
              <w:del w:id="49" w:author="Andrea D" w:date="2026-10-15T23:59:00Z" w16du:dateUtc="2026-10-15T22:59:00Z"/>
              <w:rFonts w:asciiTheme="minorHAnsi" w:eastAsiaTheme="minorEastAsia" w:hAnsiTheme="minorHAnsi" w:cstheme="minorBidi"/>
              <w:noProof/>
              <w:kern w:val="2"/>
              <w:sz w:val="24"/>
              <w:szCs w:val="24"/>
              <w14:ligatures w14:val="standardContextual"/>
            </w:rPr>
          </w:pPr>
          <w:del w:id="50" w:author="Andrea D" w:date="2026-10-15T23:59:00Z" w16du:dateUtc="2026-10-15T22:59:00Z">
            <w:r w:rsidRPr="00E81EDD" w:rsidDel="00E81EDD">
              <w:rPr>
                <w:rStyle w:val="Hyperlink"/>
                <w:rFonts w:ascii="Arial" w:hAnsi="Arial" w:cs="Arial"/>
                <w:b/>
                <w:bCs/>
                <w:noProof/>
              </w:rPr>
              <w:delText>I. Project Title</w:delText>
            </w:r>
            <w:r w:rsidDel="00E81EDD">
              <w:rPr>
                <w:noProof/>
                <w:webHidden/>
              </w:rPr>
              <w:tab/>
              <w:delText>3</w:delText>
            </w:r>
          </w:del>
        </w:p>
        <w:p w14:paraId="20224C6F" w14:textId="0AA1AFA0" w:rsidR="001263A0" w:rsidDel="00E81EDD" w:rsidRDefault="001263A0">
          <w:pPr>
            <w:pStyle w:val="TOC2"/>
            <w:tabs>
              <w:tab w:val="right" w:leader="dot" w:pos="9016"/>
            </w:tabs>
            <w:rPr>
              <w:del w:id="51" w:author="Andrea D" w:date="2026-10-15T23:59:00Z" w16du:dateUtc="2026-10-15T22:59:00Z"/>
              <w:rFonts w:asciiTheme="minorHAnsi" w:eastAsiaTheme="minorEastAsia" w:hAnsiTheme="minorHAnsi" w:cstheme="minorBidi"/>
              <w:noProof/>
              <w:kern w:val="2"/>
              <w:sz w:val="24"/>
              <w:szCs w:val="24"/>
              <w14:ligatures w14:val="standardContextual"/>
            </w:rPr>
          </w:pPr>
          <w:del w:id="52" w:author="Andrea D" w:date="2026-10-15T23:59:00Z" w16du:dateUtc="2026-10-15T22:59:00Z">
            <w:r w:rsidRPr="00E81EDD" w:rsidDel="00E81EDD">
              <w:rPr>
                <w:rStyle w:val="Hyperlink"/>
                <w:rFonts w:ascii="Arial" w:hAnsi="Arial" w:cs="Arial"/>
                <w:b/>
                <w:bCs/>
                <w:noProof/>
              </w:rPr>
              <w:delText>II. Introduction</w:delText>
            </w:r>
            <w:r w:rsidDel="00E81EDD">
              <w:rPr>
                <w:noProof/>
                <w:webHidden/>
              </w:rPr>
              <w:tab/>
              <w:delText>3</w:delText>
            </w:r>
          </w:del>
        </w:p>
        <w:p w14:paraId="5EDB0475" w14:textId="4F57AFB8" w:rsidR="001263A0" w:rsidDel="00E81EDD" w:rsidRDefault="001263A0">
          <w:pPr>
            <w:pStyle w:val="TOC2"/>
            <w:tabs>
              <w:tab w:val="right" w:leader="dot" w:pos="9016"/>
            </w:tabs>
            <w:rPr>
              <w:del w:id="53" w:author="Andrea D" w:date="2026-10-15T23:59:00Z" w16du:dateUtc="2026-10-15T22:59:00Z"/>
              <w:rFonts w:asciiTheme="minorHAnsi" w:eastAsiaTheme="minorEastAsia" w:hAnsiTheme="minorHAnsi" w:cstheme="minorBidi"/>
              <w:noProof/>
              <w:kern w:val="2"/>
              <w:sz w:val="24"/>
              <w:szCs w:val="24"/>
              <w14:ligatures w14:val="standardContextual"/>
            </w:rPr>
          </w:pPr>
          <w:del w:id="54" w:author="Andrea D" w:date="2026-10-15T23:59:00Z" w16du:dateUtc="2026-10-15T22:59:00Z">
            <w:r w:rsidRPr="00E81EDD" w:rsidDel="00E81EDD">
              <w:rPr>
                <w:rStyle w:val="Hyperlink"/>
                <w:rFonts w:ascii="Arial" w:hAnsi="Arial" w:cs="Arial"/>
                <w:b/>
                <w:bCs/>
                <w:noProof/>
              </w:rPr>
              <w:delText>III. Problem Definition</w:delText>
            </w:r>
            <w:r w:rsidDel="00E81EDD">
              <w:rPr>
                <w:noProof/>
                <w:webHidden/>
              </w:rPr>
              <w:tab/>
              <w:delText>4</w:delText>
            </w:r>
          </w:del>
        </w:p>
        <w:p w14:paraId="1346D6F2" w14:textId="73E4595A" w:rsidR="001263A0" w:rsidDel="00E81EDD" w:rsidRDefault="001263A0">
          <w:pPr>
            <w:pStyle w:val="TOC2"/>
            <w:tabs>
              <w:tab w:val="right" w:leader="dot" w:pos="9016"/>
            </w:tabs>
            <w:rPr>
              <w:del w:id="55" w:author="Andrea D" w:date="2026-10-15T23:59:00Z" w16du:dateUtc="2026-10-15T22:59:00Z"/>
              <w:rFonts w:asciiTheme="minorHAnsi" w:eastAsiaTheme="minorEastAsia" w:hAnsiTheme="minorHAnsi" w:cstheme="minorBidi"/>
              <w:noProof/>
              <w:kern w:val="2"/>
              <w:sz w:val="24"/>
              <w:szCs w:val="24"/>
              <w14:ligatures w14:val="standardContextual"/>
            </w:rPr>
          </w:pPr>
          <w:del w:id="56" w:author="Andrea D" w:date="2026-10-15T23:59:00Z" w16du:dateUtc="2026-10-15T22:59:00Z">
            <w:r w:rsidRPr="00E81EDD" w:rsidDel="00E81EDD">
              <w:rPr>
                <w:rStyle w:val="Hyperlink"/>
                <w:rFonts w:ascii="Arial" w:hAnsi="Arial" w:cs="Arial"/>
                <w:b/>
                <w:bCs/>
                <w:noProof/>
              </w:rPr>
              <w:delText>IV. Aim and Objectives</w:delText>
            </w:r>
            <w:r w:rsidDel="00E81EDD">
              <w:rPr>
                <w:noProof/>
                <w:webHidden/>
              </w:rPr>
              <w:tab/>
              <w:delText>4</w:delText>
            </w:r>
          </w:del>
        </w:p>
        <w:p w14:paraId="1FB0BE9C" w14:textId="0628DF85" w:rsidR="001263A0" w:rsidDel="00E81EDD" w:rsidRDefault="001263A0">
          <w:pPr>
            <w:pStyle w:val="TOC2"/>
            <w:tabs>
              <w:tab w:val="right" w:leader="dot" w:pos="9016"/>
            </w:tabs>
            <w:rPr>
              <w:del w:id="57" w:author="Andrea D" w:date="2026-10-15T23:59:00Z" w16du:dateUtc="2026-10-15T22:59:00Z"/>
              <w:rFonts w:asciiTheme="minorHAnsi" w:eastAsiaTheme="minorEastAsia" w:hAnsiTheme="minorHAnsi" w:cstheme="minorBidi"/>
              <w:noProof/>
              <w:kern w:val="2"/>
              <w:sz w:val="24"/>
              <w:szCs w:val="24"/>
              <w14:ligatures w14:val="standardContextual"/>
            </w:rPr>
          </w:pPr>
          <w:del w:id="58" w:author="Andrea D" w:date="2026-10-15T23:59:00Z" w16du:dateUtc="2026-10-15T22:59:00Z">
            <w:r w:rsidRPr="00E81EDD" w:rsidDel="00E81EDD">
              <w:rPr>
                <w:rStyle w:val="Hyperlink"/>
                <w:rFonts w:ascii="Arial" w:hAnsi="Arial" w:cs="Arial"/>
                <w:b/>
                <w:bCs/>
                <w:noProof/>
              </w:rPr>
              <w:delText>V. Scope</w:delText>
            </w:r>
            <w:r w:rsidDel="00E81EDD">
              <w:rPr>
                <w:noProof/>
                <w:webHidden/>
              </w:rPr>
              <w:tab/>
              <w:delText>5</w:delText>
            </w:r>
          </w:del>
        </w:p>
        <w:p w14:paraId="5A8D1F17" w14:textId="13865A15" w:rsidR="001263A0" w:rsidDel="00E81EDD" w:rsidRDefault="001263A0">
          <w:pPr>
            <w:pStyle w:val="TOC2"/>
            <w:tabs>
              <w:tab w:val="right" w:leader="dot" w:pos="9016"/>
            </w:tabs>
            <w:rPr>
              <w:del w:id="59" w:author="Andrea D" w:date="2026-10-15T23:59:00Z" w16du:dateUtc="2026-10-15T22:59:00Z"/>
              <w:rFonts w:asciiTheme="minorHAnsi" w:eastAsiaTheme="minorEastAsia" w:hAnsiTheme="minorHAnsi" w:cstheme="minorBidi"/>
              <w:noProof/>
              <w:kern w:val="2"/>
              <w:sz w:val="24"/>
              <w:szCs w:val="24"/>
              <w14:ligatures w14:val="standardContextual"/>
            </w:rPr>
          </w:pPr>
          <w:del w:id="60" w:author="Andrea D" w:date="2026-10-15T23:59:00Z" w16du:dateUtc="2026-10-15T22:59:00Z">
            <w:r w:rsidRPr="00E81EDD" w:rsidDel="00E81EDD">
              <w:rPr>
                <w:rStyle w:val="Hyperlink"/>
                <w:rFonts w:ascii="Arial" w:hAnsi="Arial" w:cs="Arial"/>
                <w:b/>
                <w:bCs/>
                <w:noProof/>
              </w:rPr>
              <w:delText>VI. Methodology</w:delText>
            </w:r>
            <w:r w:rsidDel="00E81EDD">
              <w:rPr>
                <w:noProof/>
                <w:webHidden/>
              </w:rPr>
              <w:tab/>
              <w:delText>5</w:delText>
            </w:r>
          </w:del>
        </w:p>
        <w:p w14:paraId="72EEACF0" w14:textId="3D429AC6" w:rsidR="001263A0" w:rsidDel="00E81EDD" w:rsidRDefault="001263A0">
          <w:pPr>
            <w:pStyle w:val="TOC2"/>
            <w:tabs>
              <w:tab w:val="right" w:leader="dot" w:pos="9016"/>
            </w:tabs>
            <w:rPr>
              <w:del w:id="61" w:author="Andrea D" w:date="2026-10-15T23:59:00Z" w16du:dateUtc="2026-10-15T22:59:00Z"/>
              <w:rFonts w:asciiTheme="minorHAnsi" w:eastAsiaTheme="minorEastAsia" w:hAnsiTheme="minorHAnsi" w:cstheme="minorBidi"/>
              <w:noProof/>
              <w:kern w:val="2"/>
              <w:sz w:val="24"/>
              <w:szCs w:val="24"/>
              <w14:ligatures w14:val="standardContextual"/>
            </w:rPr>
          </w:pPr>
          <w:del w:id="62" w:author="Andrea D" w:date="2026-10-15T23:59:00Z" w16du:dateUtc="2026-10-15T22:59:00Z">
            <w:r w:rsidRPr="00E81EDD" w:rsidDel="00E81EDD">
              <w:rPr>
                <w:rStyle w:val="Hyperlink"/>
                <w:rFonts w:ascii="Arial" w:hAnsi="Arial" w:cs="Arial"/>
                <w:b/>
                <w:bCs/>
                <w:noProof/>
              </w:rPr>
              <w:delText>VII. Data Sources</w:delText>
            </w:r>
            <w:r w:rsidDel="00E81EDD">
              <w:rPr>
                <w:noProof/>
                <w:webHidden/>
              </w:rPr>
              <w:tab/>
              <w:delText>6</w:delText>
            </w:r>
          </w:del>
        </w:p>
        <w:p w14:paraId="496D6F7E" w14:textId="267338C9" w:rsidR="001263A0" w:rsidDel="00E81EDD" w:rsidRDefault="001263A0">
          <w:pPr>
            <w:pStyle w:val="TOC2"/>
            <w:tabs>
              <w:tab w:val="right" w:leader="dot" w:pos="9016"/>
            </w:tabs>
            <w:rPr>
              <w:del w:id="63" w:author="Andrea D" w:date="2026-10-15T23:59:00Z" w16du:dateUtc="2026-10-15T22:59:00Z"/>
              <w:rFonts w:asciiTheme="minorHAnsi" w:eastAsiaTheme="minorEastAsia" w:hAnsiTheme="minorHAnsi" w:cstheme="minorBidi"/>
              <w:noProof/>
              <w:kern w:val="2"/>
              <w:sz w:val="24"/>
              <w:szCs w:val="24"/>
              <w14:ligatures w14:val="standardContextual"/>
            </w:rPr>
          </w:pPr>
          <w:del w:id="64" w:author="Andrea D" w:date="2026-10-15T23:59:00Z" w16du:dateUtc="2026-10-15T22:59:00Z">
            <w:r w:rsidRPr="00E81EDD" w:rsidDel="00E81EDD">
              <w:rPr>
                <w:rStyle w:val="Hyperlink"/>
                <w:rFonts w:ascii="Arial" w:hAnsi="Arial" w:cs="Arial"/>
                <w:b/>
                <w:bCs/>
                <w:noProof/>
              </w:rPr>
              <w:delText>VII. Expected Deliverables</w:delText>
            </w:r>
            <w:r w:rsidDel="00E81EDD">
              <w:rPr>
                <w:noProof/>
                <w:webHidden/>
              </w:rPr>
              <w:tab/>
              <w:delText>7</w:delText>
            </w:r>
          </w:del>
        </w:p>
        <w:p w14:paraId="065B1BCE" w14:textId="2596C480" w:rsidR="001263A0" w:rsidDel="00E81EDD" w:rsidRDefault="001263A0">
          <w:pPr>
            <w:pStyle w:val="TOC2"/>
            <w:tabs>
              <w:tab w:val="right" w:leader="dot" w:pos="9016"/>
            </w:tabs>
            <w:rPr>
              <w:del w:id="65" w:author="Andrea D" w:date="2026-10-15T23:59:00Z" w16du:dateUtc="2026-10-15T22:59:00Z"/>
              <w:rFonts w:asciiTheme="minorHAnsi" w:eastAsiaTheme="minorEastAsia" w:hAnsiTheme="minorHAnsi" w:cstheme="minorBidi"/>
              <w:noProof/>
              <w:kern w:val="2"/>
              <w:sz w:val="24"/>
              <w:szCs w:val="24"/>
              <w14:ligatures w14:val="standardContextual"/>
            </w:rPr>
          </w:pPr>
          <w:del w:id="66" w:author="Andrea D" w:date="2026-10-15T23:59:00Z" w16du:dateUtc="2026-10-15T22:59:00Z">
            <w:r w:rsidRPr="00E81EDD" w:rsidDel="00E81EDD">
              <w:rPr>
                <w:rStyle w:val="Hyperlink"/>
                <w:rFonts w:ascii="Arial" w:hAnsi="Arial" w:cs="Arial"/>
                <w:b/>
                <w:bCs/>
                <w:noProof/>
              </w:rPr>
              <w:delText>IX. Project Timeline</w:delText>
            </w:r>
            <w:r w:rsidDel="00E81EDD">
              <w:rPr>
                <w:noProof/>
                <w:webHidden/>
              </w:rPr>
              <w:tab/>
              <w:delText>7</w:delText>
            </w:r>
          </w:del>
        </w:p>
        <w:p w14:paraId="704657F1" w14:textId="74766715" w:rsidR="001263A0" w:rsidDel="00E81EDD" w:rsidRDefault="001263A0">
          <w:pPr>
            <w:pStyle w:val="TOC2"/>
            <w:tabs>
              <w:tab w:val="right" w:leader="dot" w:pos="9016"/>
            </w:tabs>
            <w:rPr>
              <w:del w:id="67" w:author="Andrea D" w:date="2026-10-15T23:59:00Z" w16du:dateUtc="2026-10-15T22:59:00Z"/>
              <w:rFonts w:asciiTheme="minorHAnsi" w:eastAsiaTheme="minorEastAsia" w:hAnsiTheme="minorHAnsi" w:cstheme="minorBidi"/>
              <w:noProof/>
              <w:kern w:val="2"/>
              <w:sz w:val="24"/>
              <w:szCs w:val="24"/>
              <w14:ligatures w14:val="standardContextual"/>
            </w:rPr>
          </w:pPr>
          <w:del w:id="68" w:author="Andrea D" w:date="2026-10-15T23:59:00Z" w16du:dateUtc="2026-10-15T22:59:00Z">
            <w:r w:rsidRPr="00E81EDD" w:rsidDel="00E81EDD">
              <w:rPr>
                <w:rStyle w:val="Hyperlink"/>
                <w:rFonts w:ascii="Arial" w:hAnsi="Arial" w:cs="Arial"/>
                <w:b/>
                <w:bCs/>
                <w:noProof/>
              </w:rPr>
              <w:delText>X. Ethical and Legal Considerations</w:delText>
            </w:r>
            <w:r w:rsidDel="00E81EDD">
              <w:rPr>
                <w:noProof/>
                <w:webHidden/>
              </w:rPr>
              <w:tab/>
              <w:delText>7</w:delText>
            </w:r>
          </w:del>
        </w:p>
        <w:p w14:paraId="55A8BBE6" w14:textId="7161846E" w:rsidR="001263A0" w:rsidDel="00E81EDD" w:rsidRDefault="001263A0">
          <w:pPr>
            <w:pStyle w:val="TOC2"/>
            <w:tabs>
              <w:tab w:val="right" w:leader="dot" w:pos="9016"/>
            </w:tabs>
            <w:rPr>
              <w:del w:id="69" w:author="Andrea D" w:date="2026-10-15T23:59:00Z" w16du:dateUtc="2026-10-15T22:59:00Z"/>
              <w:rFonts w:asciiTheme="minorHAnsi" w:eastAsiaTheme="minorEastAsia" w:hAnsiTheme="minorHAnsi" w:cstheme="minorBidi"/>
              <w:noProof/>
              <w:kern w:val="2"/>
              <w:sz w:val="24"/>
              <w:szCs w:val="24"/>
              <w14:ligatures w14:val="standardContextual"/>
            </w:rPr>
          </w:pPr>
          <w:del w:id="70" w:author="Andrea D" w:date="2026-10-15T23:59:00Z" w16du:dateUtc="2026-10-15T22:59:00Z">
            <w:r w:rsidRPr="00E81EDD" w:rsidDel="00E81EDD">
              <w:rPr>
                <w:rStyle w:val="Hyperlink"/>
                <w:rFonts w:ascii="Arial" w:hAnsi="Arial" w:cs="Arial"/>
                <w:b/>
                <w:bCs/>
                <w:noProof/>
              </w:rPr>
              <w:delText>XI. References</w:delText>
            </w:r>
            <w:r w:rsidDel="00E81EDD">
              <w:rPr>
                <w:noProof/>
                <w:webHidden/>
              </w:rPr>
              <w:tab/>
              <w:delText>8</w:delText>
            </w:r>
          </w:del>
        </w:p>
        <w:p w14:paraId="453D506E" w14:textId="76BDFA00" w:rsidR="001263A0" w:rsidDel="00E81EDD" w:rsidRDefault="001263A0">
          <w:pPr>
            <w:pStyle w:val="TOC2"/>
            <w:tabs>
              <w:tab w:val="right" w:leader="dot" w:pos="9016"/>
            </w:tabs>
            <w:rPr>
              <w:del w:id="71" w:author="Andrea D" w:date="2026-10-15T23:59:00Z" w16du:dateUtc="2026-10-15T22:59:00Z"/>
              <w:rFonts w:asciiTheme="minorHAnsi" w:eastAsiaTheme="minorEastAsia" w:hAnsiTheme="minorHAnsi" w:cstheme="minorBidi"/>
              <w:noProof/>
              <w:kern w:val="2"/>
              <w:sz w:val="24"/>
              <w:szCs w:val="24"/>
              <w14:ligatures w14:val="standardContextual"/>
            </w:rPr>
          </w:pPr>
          <w:del w:id="72" w:author="Andrea D" w:date="2026-10-15T23:59:00Z" w16du:dateUtc="2026-10-15T22:59:00Z">
            <w:r w:rsidRPr="00E81EDD" w:rsidDel="00E81EDD">
              <w:rPr>
                <w:rStyle w:val="Hyperlink"/>
                <w:rFonts w:ascii="Arial" w:hAnsi="Arial" w:cs="Arial"/>
                <w:b/>
                <w:bCs/>
                <w:noProof/>
              </w:rPr>
              <w:delText>XII. Appendix</w:delText>
            </w:r>
            <w:r w:rsidDel="00E81EDD">
              <w:rPr>
                <w:noProof/>
                <w:webHidden/>
              </w:rPr>
              <w:tab/>
              <w:delText>8</w:delText>
            </w:r>
          </w:del>
        </w:p>
        <w:p w14:paraId="23478746" w14:textId="5C4358B0" w:rsidR="001263A0" w:rsidRDefault="001263A0">
          <w:r>
            <w:rPr>
              <w:b/>
              <w:bCs/>
              <w:lang w:val="en-GB"/>
            </w:rPr>
            <w:fldChar w:fldCharType="end"/>
          </w:r>
        </w:p>
      </w:sdtContent>
    </w:sdt>
    <w:p w14:paraId="7582088A" w14:textId="77777777" w:rsidR="001263A0" w:rsidRDefault="001263A0" w:rsidP="00D31A3B">
      <w:pPr>
        <w:pStyle w:val="Heading2"/>
        <w:rPr>
          <w:rFonts w:ascii="Arial" w:hAnsi="Arial" w:cs="Arial"/>
          <w:b/>
          <w:bCs/>
          <w:color w:val="auto"/>
        </w:rPr>
      </w:pPr>
    </w:p>
    <w:p w14:paraId="31C3443F" w14:textId="77777777" w:rsidR="001263A0" w:rsidRDefault="001263A0" w:rsidP="001263A0">
      <w:pPr>
        <w:rPr>
          <w:lang w:eastAsia="en-US"/>
        </w:rPr>
      </w:pPr>
    </w:p>
    <w:p w14:paraId="383DBD31" w14:textId="77777777" w:rsidR="001263A0" w:rsidRDefault="001263A0" w:rsidP="001263A0">
      <w:pPr>
        <w:rPr>
          <w:lang w:eastAsia="en-US"/>
        </w:rPr>
      </w:pPr>
    </w:p>
    <w:p w14:paraId="12FE7E6B" w14:textId="77777777" w:rsidR="001263A0" w:rsidRDefault="001263A0" w:rsidP="001263A0">
      <w:pPr>
        <w:rPr>
          <w:lang w:eastAsia="en-US"/>
        </w:rPr>
      </w:pPr>
    </w:p>
    <w:p w14:paraId="2B5C5024" w14:textId="77777777" w:rsidR="001263A0" w:rsidRDefault="001263A0" w:rsidP="001263A0">
      <w:pPr>
        <w:rPr>
          <w:lang w:eastAsia="en-US"/>
        </w:rPr>
      </w:pPr>
    </w:p>
    <w:p w14:paraId="0673ECE1" w14:textId="77777777" w:rsidR="001263A0" w:rsidRDefault="001263A0" w:rsidP="001263A0">
      <w:pPr>
        <w:rPr>
          <w:lang w:eastAsia="en-US"/>
        </w:rPr>
      </w:pPr>
    </w:p>
    <w:p w14:paraId="5019EACE" w14:textId="77777777" w:rsidR="001263A0" w:rsidRDefault="001263A0" w:rsidP="001263A0">
      <w:pPr>
        <w:rPr>
          <w:lang w:eastAsia="en-US"/>
        </w:rPr>
      </w:pPr>
    </w:p>
    <w:p w14:paraId="69AA1244" w14:textId="77777777" w:rsidR="001263A0" w:rsidRDefault="001263A0" w:rsidP="001263A0">
      <w:pPr>
        <w:rPr>
          <w:lang w:eastAsia="en-US"/>
        </w:rPr>
      </w:pPr>
    </w:p>
    <w:p w14:paraId="79786033" w14:textId="77777777" w:rsidR="001263A0" w:rsidRDefault="001263A0" w:rsidP="001263A0">
      <w:pPr>
        <w:rPr>
          <w:lang w:eastAsia="en-US"/>
        </w:rPr>
      </w:pPr>
    </w:p>
    <w:p w14:paraId="2F8789DF" w14:textId="77777777" w:rsidR="001263A0" w:rsidRDefault="001263A0" w:rsidP="001263A0">
      <w:pPr>
        <w:rPr>
          <w:lang w:eastAsia="en-US"/>
        </w:rPr>
      </w:pPr>
    </w:p>
    <w:p w14:paraId="5F559F66" w14:textId="77777777" w:rsidR="001263A0" w:rsidRDefault="001263A0" w:rsidP="001263A0">
      <w:pPr>
        <w:rPr>
          <w:lang w:eastAsia="en-US"/>
        </w:rPr>
      </w:pPr>
    </w:p>
    <w:p w14:paraId="2D8B461D" w14:textId="77777777" w:rsidR="001263A0" w:rsidRDefault="001263A0" w:rsidP="001263A0">
      <w:pPr>
        <w:rPr>
          <w:lang w:eastAsia="en-US"/>
        </w:rPr>
      </w:pPr>
    </w:p>
    <w:p w14:paraId="7DF6FD2B" w14:textId="77777777" w:rsidR="001263A0" w:rsidRDefault="001263A0" w:rsidP="001263A0">
      <w:pPr>
        <w:rPr>
          <w:lang w:eastAsia="en-US"/>
        </w:rPr>
      </w:pPr>
    </w:p>
    <w:p w14:paraId="5DE0B4D1" w14:textId="77777777" w:rsidR="001263A0" w:rsidRDefault="001263A0" w:rsidP="001263A0">
      <w:pPr>
        <w:rPr>
          <w:lang w:eastAsia="en-US"/>
        </w:rPr>
      </w:pPr>
    </w:p>
    <w:p w14:paraId="71F4B4D1" w14:textId="77777777" w:rsidR="001263A0" w:rsidRDefault="001263A0" w:rsidP="001263A0">
      <w:pPr>
        <w:rPr>
          <w:lang w:eastAsia="en-US"/>
        </w:rPr>
      </w:pPr>
    </w:p>
    <w:p w14:paraId="7EEEF848" w14:textId="77777777" w:rsidR="001263A0" w:rsidRPr="001263A0" w:rsidRDefault="001263A0" w:rsidP="001263A0">
      <w:pPr>
        <w:rPr>
          <w:lang w:eastAsia="en-US"/>
        </w:rPr>
      </w:pPr>
    </w:p>
    <w:p w14:paraId="47159A7C" w14:textId="144D5351" w:rsidR="00D31A3B" w:rsidRPr="002A7531" w:rsidRDefault="001266BE" w:rsidP="00D31A3B">
      <w:pPr>
        <w:pStyle w:val="Heading2"/>
        <w:rPr>
          <w:rFonts w:ascii="Arial" w:hAnsi="Arial" w:cs="Arial"/>
          <w:b/>
          <w:bCs/>
          <w:color w:val="auto"/>
          <w:sz w:val="28"/>
          <w:szCs w:val="28"/>
          <w:rPrChange w:id="73" w:author="Andrea D" w:date="2026-10-15T23:14:00Z" w16du:dateUtc="2026-10-15T22:14:00Z">
            <w:rPr>
              <w:rFonts w:ascii="Arial" w:hAnsi="Arial" w:cs="Arial"/>
              <w:b/>
              <w:bCs/>
              <w:color w:val="auto"/>
            </w:rPr>
          </w:rPrChange>
        </w:rPr>
      </w:pPr>
      <w:bookmarkStart w:id="74" w:name="_Toc243001405"/>
      <w:r w:rsidRPr="002A7531">
        <w:rPr>
          <w:rFonts w:ascii="Arial" w:hAnsi="Arial" w:cs="Arial"/>
          <w:b/>
          <w:bCs/>
          <w:color w:val="auto"/>
          <w:sz w:val="28"/>
          <w:szCs w:val="28"/>
          <w:rPrChange w:id="75" w:author="Andrea D" w:date="2026-10-15T23:14:00Z" w16du:dateUtc="2026-10-15T22:14:00Z">
            <w:rPr>
              <w:rFonts w:ascii="Arial" w:hAnsi="Arial" w:cs="Arial"/>
              <w:b/>
              <w:bCs/>
              <w:color w:val="auto"/>
            </w:rPr>
          </w:rPrChange>
        </w:rPr>
        <w:lastRenderedPageBreak/>
        <w:t>I</w:t>
      </w:r>
      <w:r w:rsidR="00D31A3B" w:rsidRPr="002A7531">
        <w:rPr>
          <w:rFonts w:ascii="Arial" w:hAnsi="Arial" w:cs="Arial"/>
          <w:b/>
          <w:bCs/>
          <w:color w:val="auto"/>
          <w:sz w:val="28"/>
          <w:szCs w:val="28"/>
          <w:rPrChange w:id="76" w:author="Andrea D" w:date="2026-10-15T23:14:00Z" w16du:dateUtc="2026-10-15T22:14:00Z">
            <w:rPr>
              <w:rFonts w:ascii="Arial" w:hAnsi="Arial" w:cs="Arial"/>
              <w:b/>
              <w:bCs/>
              <w:color w:val="auto"/>
            </w:rPr>
          </w:rPrChange>
        </w:rPr>
        <w:t>. Project Title</w:t>
      </w:r>
      <w:bookmarkEnd w:id="0"/>
      <w:bookmarkEnd w:id="74"/>
    </w:p>
    <w:p w14:paraId="22D461CA" w14:textId="06D9322F" w:rsidR="00D31A3B" w:rsidRPr="002A7531" w:rsidRDefault="00D31A3B" w:rsidP="00660905">
      <w:pPr>
        <w:pStyle w:val="NormalWeb"/>
        <w:jc w:val="both"/>
        <w:rPr>
          <w:rFonts w:ascii="Arial" w:hAnsi="Arial" w:cs="Arial"/>
        </w:rPr>
      </w:pPr>
      <w:r w:rsidRPr="002A7531">
        <w:rPr>
          <w:rFonts w:ascii="Arial" w:hAnsi="Arial" w:cs="Arial"/>
        </w:rPr>
        <w:t>Pr</w:t>
      </w:r>
      <w:r w:rsidR="00740614" w:rsidRPr="002A7531">
        <w:rPr>
          <w:rFonts w:ascii="Arial" w:hAnsi="Arial" w:cs="Arial"/>
        </w:rPr>
        <w:t xml:space="preserve">edictive Analytics for </w:t>
      </w:r>
      <w:r w:rsidR="00DA5C31" w:rsidRPr="002A7531">
        <w:rPr>
          <w:rFonts w:ascii="Arial" w:hAnsi="Arial" w:cs="Arial"/>
        </w:rPr>
        <w:t>manufacturing sector</w:t>
      </w:r>
      <w:r w:rsidR="005A5F7E" w:rsidRPr="002A7531">
        <w:rPr>
          <w:rFonts w:ascii="Arial" w:hAnsi="Arial" w:cs="Arial"/>
        </w:rPr>
        <w:t xml:space="preserve"> greenhouse gas</w:t>
      </w:r>
      <w:r w:rsidR="00F93E23" w:rsidRPr="002A7531">
        <w:rPr>
          <w:rFonts w:ascii="Arial" w:hAnsi="Arial" w:cs="Arial"/>
        </w:rPr>
        <w:t xml:space="preserve"> (GHG)</w:t>
      </w:r>
      <w:r w:rsidR="005A5F7E" w:rsidRPr="002A7531">
        <w:rPr>
          <w:rFonts w:ascii="Arial" w:hAnsi="Arial" w:cs="Arial"/>
        </w:rPr>
        <w:t xml:space="preserve"> emissions</w:t>
      </w:r>
      <w:r w:rsidR="00F93E23" w:rsidRPr="002A7531">
        <w:rPr>
          <w:rFonts w:ascii="Arial" w:hAnsi="Arial" w:cs="Arial"/>
        </w:rPr>
        <w:t>, expressed in metric tons of CO</w:t>
      </w:r>
      <w:r w:rsidR="00F93E23" w:rsidRPr="002A7531">
        <w:rPr>
          <w:rFonts w:ascii="Arial" w:hAnsi="Arial" w:cs="Arial"/>
          <w:vertAlign w:val="subscript"/>
        </w:rPr>
        <w:t>2</w:t>
      </w:r>
      <w:r w:rsidR="00F93E23" w:rsidRPr="002A7531">
        <w:rPr>
          <w:rFonts w:ascii="Arial" w:hAnsi="Arial" w:cs="Arial"/>
        </w:rPr>
        <w:t xml:space="preserve"> equivalent (</w:t>
      </w:r>
      <w:proofErr w:type="spellStart"/>
      <w:r w:rsidR="005A5F7E" w:rsidRPr="002A7531">
        <w:rPr>
          <w:rFonts w:ascii="Arial" w:hAnsi="Arial" w:cs="Arial"/>
        </w:rPr>
        <w:t>tCO</w:t>
      </w:r>
      <w:r w:rsidR="005A5F7E" w:rsidRPr="002A7531">
        <w:rPr>
          <w:rFonts w:ascii="Cambria Math" w:hAnsi="Cambria Math" w:cs="Cambria Math"/>
        </w:rPr>
        <w:t>₂</w:t>
      </w:r>
      <w:r w:rsidR="005A5F7E" w:rsidRPr="002A7531">
        <w:rPr>
          <w:rFonts w:ascii="Arial" w:hAnsi="Arial" w:cs="Arial"/>
        </w:rPr>
        <w:t>e</w:t>
      </w:r>
      <w:proofErr w:type="spellEnd"/>
      <w:r w:rsidR="00F93E23" w:rsidRPr="002A7531">
        <w:rPr>
          <w:rFonts w:ascii="Arial" w:hAnsi="Arial" w:cs="Arial"/>
        </w:rPr>
        <w:t>)</w:t>
      </w:r>
      <w:r w:rsidR="00740614" w:rsidRPr="002A7531">
        <w:rPr>
          <w:rFonts w:ascii="Arial" w:hAnsi="Arial" w:cs="Arial"/>
        </w:rPr>
        <w:t>: Supporting Strategic Sustainability Decision-Making.</w:t>
      </w:r>
    </w:p>
    <w:p w14:paraId="48B83496" w14:textId="2D99F91C" w:rsidR="00D31A3B" w:rsidRPr="002A7531" w:rsidRDefault="001266BE" w:rsidP="00D31A3B">
      <w:pPr>
        <w:pStyle w:val="Heading2"/>
        <w:rPr>
          <w:rFonts w:ascii="Arial" w:hAnsi="Arial" w:cs="Arial"/>
          <w:b/>
          <w:bCs/>
          <w:color w:val="auto"/>
          <w:sz w:val="28"/>
          <w:szCs w:val="28"/>
          <w:rPrChange w:id="77" w:author="Andrea D" w:date="2026-10-15T23:14:00Z" w16du:dateUtc="2026-10-15T22:14:00Z">
            <w:rPr>
              <w:rFonts w:ascii="Arial" w:hAnsi="Arial" w:cs="Arial"/>
              <w:b/>
              <w:bCs/>
              <w:color w:val="auto"/>
            </w:rPr>
          </w:rPrChange>
        </w:rPr>
      </w:pPr>
      <w:bookmarkStart w:id="78" w:name="_Toc241617504"/>
      <w:bookmarkStart w:id="79" w:name="_Toc243001406"/>
      <w:r w:rsidRPr="002A7531">
        <w:rPr>
          <w:rFonts w:ascii="Arial" w:hAnsi="Arial" w:cs="Arial"/>
          <w:b/>
          <w:bCs/>
          <w:color w:val="auto"/>
          <w:sz w:val="28"/>
          <w:szCs w:val="28"/>
          <w:rPrChange w:id="80" w:author="Andrea D" w:date="2026-10-15T23:14:00Z" w16du:dateUtc="2026-10-15T22:14:00Z">
            <w:rPr>
              <w:rFonts w:ascii="Arial" w:hAnsi="Arial" w:cs="Arial"/>
              <w:b/>
              <w:bCs/>
              <w:color w:val="auto"/>
            </w:rPr>
          </w:rPrChange>
        </w:rPr>
        <w:t>II</w:t>
      </w:r>
      <w:r w:rsidR="00D31A3B" w:rsidRPr="002A7531">
        <w:rPr>
          <w:rFonts w:ascii="Arial" w:hAnsi="Arial" w:cs="Arial"/>
          <w:b/>
          <w:bCs/>
          <w:color w:val="auto"/>
          <w:sz w:val="28"/>
          <w:szCs w:val="28"/>
          <w:rPrChange w:id="81" w:author="Andrea D" w:date="2026-10-15T23:14:00Z" w16du:dateUtc="2026-10-15T22:14:00Z">
            <w:rPr>
              <w:rFonts w:ascii="Arial" w:hAnsi="Arial" w:cs="Arial"/>
              <w:b/>
              <w:bCs/>
              <w:color w:val="auto"/>
            </w:rPr>
          </w:rPrChange>
        </w:rPr>
        <w:t>. Introduction</w:t>
      </w:r>
      <w:bookmarkEnd w:id="78"/>
      <w:bookmarkEnd w:id="79"/>
    </w:p>
    <w:p w14:paraId="2441A26A" w14:textId="33ECE1D4" w:rsidR="00504BAB" w:rsidRPr="002A7531" w:rsidRDefault="001658CB" w:rsidP="00862899">
      <w:pPr>
        <w:pStyle w:val="NormalWeb"/>
        <w:jc w:val="both"/>
        <w:rPr>
          <w:rFonts w:ascii="Arial" w:hAnsi="Arial" w:cs="Arial"/>
        </w:rPr>
      </w:pPr>
      <w:r w:rsidRPr="002A7531">
        <w:rPr>
          <w:rFonts w:ascii="Arial" w:hAnsi="Arial" w:cs="Arial"/>
        </w:rPr>
        <w:t xml:space="preserve">The </w:t>
      </w:r>
      <w:r w:rsidR="00862899" w:rsidRPr="002A7531">
        <w:rPr>
          <w:rFonts w:ascii="Arial" w:hAnsi="Arial" w:cs="Arial"/>
        </w:rPr>
        <w:t>CO</w:t>
      </w:r>
      <w:r w:rsidR="00862899" w:rsidRPr="002A7531">
        <w:rPr>
          <w:rFonts w:ascii="Arial" w:hAnsi="Arial" w:cs="Arial"/>
          <w:vertAlign w:val="subscript"/>
        </w:rPr>
        <w:t>2</w:t>
      </w:r>
      <w:r w:rsidR="00862899" w:rsidRPr="002A7531">
        <w:rPr>
          <w:rFonts w:ascii="Arial" w:hAnsi="Arial" w:cs="Arial"/>
        </w:rPr>
        <w:t xml:space="preserve"> is a gas that forms part of the atmosphere’s natural composition, and its presence is </w:t>
      </w:r>
      <w:r w:rsidRPr="002A7531">
        <w:rPr>
          <w:rFonts w:ascii="Arial" w:hAnsi="Arial" w:cs="Arial"/>
        </w:rPr>
        <w:t xml:space="preserve">a </w:t>
      </w:r>
      <w:r w:rsidR="00862899" w:rsidRPr="002A7531">
        <w:rPr>
          <w:rFonts w:ascii="Arial" w:hAnsi="Arial" w:cs="Arial"/>
        </w:rPr>
        <w:t>vital part of Earth’s carbon cycle</w:t>
      </w:r>
      <w:r w:rsidR="00660905" w:rsidRPr="002A7531">
        <w:rPr>
          <w:rFonts w:ascii="Arial" w:hAnsi="Arial" w:cs="Arial"/>
        </w:rPr>
        <w:t xml:space="preserve"> (Environmental Protection Agency (EPA)  2026)</w:t>
      </w:r>
      <w:r w:rsidR="00F93E23" w:rsidRPr="002A7531">
        <w:rPr>
          <w:rFonts w:ascii="Arial" w:hAnsi="Arial" w:cs="Arial"/>
        </w:rPr>
        <w:t xml:space="preserve">, </w:t>
      </w:r>
      <w:r w:rsidR="00862899" w:rsidRPr="002A7531">
        <w:rPr>
          <w:rFonts w:ascii="Arial" w:hAnsi="Arial" w:cs="Arial"/>
        </w:rPr>
        <w:t>as shown in Figure 1 below.</w:t>
      </w:r>
    </w:p>
    <w:p w14:paraId="0E9C5FCF" w14:textId="00810065" w:rsidR="0095586A" w:rsidRPr="002A7531" w:rsidRDefault="0095586A" w:rsidP="0095586A">
      <w:pPr>
        <w:pStyle w:val="NormalWeb"/>
        <w:jc w:val="center"/>
        <w:rPr>
          <w:rFonts w:ascii="Arial" w:hAnsi="Arial" w:cs="Arial"/>
        </w:rPr>
      </w:pPr>
      <w:r w:rsidRPr="002A7531">
        <w:rPr>
          <w:rFonts w:ascii="Arial" w:hAnsi="Arial" w:cs="Arial"/>
          <w:noProof/>
          <w:rPrChange w:id="82" w:author="Andrea D" w:date="2026-10-15T23:14:00Z" w16du:dateUtc="2026-10-15T22:14:00Z">
            <w:rPr>
              <w:noProof/>
            </w:rPr>
          </w:rPrChange>
        </w:rPr>
        <mc:AlternateContent>
          <mc:Choice Requires="wps">
            <w:drawing>
              <wp:inline distT="0" distB="0" distL="0" distR="0" wp14:anchorId="794B1F12" wp14:editId="0237EAA1">
                <wp:extent cx="304800" cy="304800"/>
                <wp:effectExtent l="0" t="0" r="0" b="0"/>
                <wp:docPr id="393063367" name="Rectangle 4" descr="Carbon 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10582" id="Rectangle 4" o:spid="_x0000_s1026" alt="Carbon Cy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A7531">
        <w:rPr>
          <w:rFonts w:ascii="Arial" w:hAnsi="Arial" w:cs="Arial"/>
          <w:noProof/>
          <w:rPrChange w:id="83" w:author="Andrea D" w:date="2026-10-15T23:14:00Z" w16du:dateUtc="2026-10-15T22:14:00Z">
            <w:rPr>
              <w:noProof/>
            </w:rPr>
          </w:rPrChange>
        </w:rPr>
        <mc:AlternateContent>
          <mc:Choice Requires="wps">
            <w:drawing>
              <wp:inline distT="0" distB="0" distL="0" distR="0" wp14:anchorId="04DFE693" wp14:editId="51E2E5C1">
                <wp:extent cx="304800" cy="304800"/>
                <wp:effectExtent l="0" t="0" r="0" b="0"/>
                <wp:docPr id="1709371472" name="Rectangle 5" descr="Carbon 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61F65" id="Rectangle 5" o:spid="_x0000_s1026" alt="Carbon Cy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D5935" w:rsidRPr="002A7531">
        <w:rPr>
          <w:rFonts w:ascii="Arial" w:hAnsi="Arial" w:cs="Arial"/>
          <w:noProof/>
          <w14:ligatures w14:val="standardContextual"/>
          <w:rPrChange w:id="84" w:author="Andrea D" w:date="2026-10-15T23:14:00Z" w16du:dateUtc="2026-10-15T22:14:00Z">
            <w:rPr>
              <w:noProof/>
              <w14:ligatures w14:val="standardContextual"/>
            </w:rPr>
          </w:rPrChange>
        </w:rPr>
        <w:t xml:space="preserve"> </w:t>
      </w:r>
      <w:r w:rsidR="003D5935" w:rsidRPr="002A7531">
        <w:rPr>
          <w:rFonts w:ascii="Arial" w:hAnsi="Arial" w:cs="Arial"/>
          <w:noProof/>
        </w:rPr>
        <w:drawing>
          <wp:inline distT="0" distB="0" distL="0" distR="0" wp14:anchorId="5ABCE83C" wp14:editId="2AB648D7">
            <wp:extent cx="4274820" cy="2376261"/>
            <wp:effectExtent l="0" t="0" r="0" b="5080"/>
            <wp:docPr id="11595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57008" name=""/>
                    <pic:cNvPicPr/>
                  </pic:nvPicPr>
                  <pic:blipFill>
                    <a:blip r:embed="rId9"/>
                    <a:stretch>
                      <a:fillRect/>
                    </a:stretch>
                  </pic:blipFill>
                  <pic:spPr>
                    <a:xfrm>
                      <a:off x="0" y="0"/>
                      <a:ext cx="4286611" cy="2382815"/>
                    </a:xfrm>
                    <a:prstGeom prst="rect">
                      <a:avLst/>
                    </a:prstGeom>
                  </pic:spPr>
                </pic:pic>
              </a:graphicData>
            </a:graphic>
          </wp:inline>
        </w:drawing>
      </w:r>
    </w:p>
    <w:p w14:paraId="0527AD36" w14:textId="22513D63" w:rsidR="00185501" w:rsidRPr="002A7531" w:rsidRDefault="0095586A" w:rsidP="00FB61EE">
      <w:pPr>
        <w:pStyle w:val="NormalWeb"/>
        <w:ind w:left="720"/>
        <w:jc w:val="center"/>
        <w:rPr>
          <w:rFonts w:ascii="Arial" w:hAnsi="Arial" w:cs="Arial"/>
        </w:rPr>
      </w:pPr>
      <w:r w:rsidRPr="002A7531">
        <w:rPr>
          <w:rFonts w:ascii="Arial" w:hAnsi="Arial" w:cs="Arial"/>
        </w:rPr>
        <w:t>Figure 1. Carbon cycle</w:t>
      </w:r>
      <w:r w:rsidR="00FB61EE" w:rsidRPr="002A7531">
        <w:rPr>
          <w:rFonts w:ascii="Arial" w:hAnsi="Arial" w:cs="Arial"/>
        </w:rPr>
        <w:t xml:space="preserve"> </w:t>
      </w:r>
      <w:r w:rsidR="00FB61EE" w:rsidRPr="002A7531">
        <w:rPr>
          <w:rFonts w:ascii="Arial" w:hAnsi="Arial" w:cs="Arial"/>
        </w:rPr>
        <w:t>(Habeeb and Al-Husseini 2024)</w:t>
      </w:r>
      <w:r w:rsidRPr="002A7531">
        <w:rPr>
          <w:rFonts w:ascii="Arial" w:hAnsi="Arial" w:cs="Arial"/>
        </w:rPr>
        <w:t>.</w:t>
      </w:r>
    </w:p>
    <w:p w14:paraId="16ABC1E3" w14:textId="5884F3CB" w:rsidR="00721284" w:rsidRPr="002A7531" w:rsidRDefault="00661973" w:rsidP="00721284">
      <w:pPr>
        <w:pStyle w:val="NormalWeb"/>
        <w:jc w:val="both"/>
        <w:rPr>
          <w:rFonts w:ascii="Arial" w:hAnsi="Arial" w:cs="Arial"/>
        </w:rPr>
      </w:pPr>
      <w:r w:rsidRPr="002A7531">
        <w:rPr>
          <w:rFonts w:ascii="Arial" w:hAnsi="Arial" w:cs="Arial"/>
        </w:rPr>
        <w:t xml:space="preserve">The cycle is usually thought of as four main reservoirs </w:t>
      </w:r>
      <w:r w:rsidR="00F93E23" w:rsidRPr="002A7531">
        <w:rPr>
          <w:rFonts w:ascii="Arial" w:hAnsi="Arial" w:cs="Arial"/>
        </w:rPr>
        <w:t>which</w:t>
      </w:r>
      <w:r w:rsidRPr="002A7531">
        <w:rPr>
          <w:rFonts w:ascii="Arial" w:hAnsi="Arial" w:cs="Arial"/>
        </w:rPr>
        <w:t xml:space="preserve"> are the atmosphere, terrestrial biosphere (usually includes freshwater systems), oceans, and sediments (includes fossil fuels)</w:t>
      </w:r>
      <w:r w:rsidR="00660905" w:rsidRPr="002A7531">
        <w:rPr>
          <w:rFonts w:ascii="Arial" w:hAnsi="Arial" w:cs="Arial"/>
        </w:rPr>
        <w:t xml:space="preserve"> (Environmental Protection Agency 2013)</w:t>
      </w:r>
      <w:r w:rsidR="00721284" w:rsidRPr="002A7531">
        <w:rPr>
          <w:rFonts w:ascii="Arial" w:hAnsi="Arial" w:cs="Arial"/>
        </w:rPr>
        <w:t xml:space="preserve">. </w:t>
      </w:r>
    </w:p>
    <w:p w14:paraId="6314B702" w14:textId="6F199D19" w:rsidR="004477CE" w:rsidRPr="002A7531" w:rsidRDefault="004477CE" w:rsidP="004477CE">
      <w:pPr>
        <w:pStyle w:val="NormalWeb"/>
        <w:jc w:val="both"/>
        <w:rPr>
          <w:rFonts w:ascii="Arial" w:hAnsi="Arial" w:cs="Arial"/>
        </w:rPr>
      </w:pPr>
      <w:r w:rsidRPr="002A7531">
        <w:rPr>
          <w:rFonts w:ascii="Arial" w:hAnsi="Arial" w:cs="Arial"/>
        </w:rPr>
        <w:t xml:space="preserve">However, human activities, particularly those related to the industrial processes, have disrupted this balance by increasing the concentration of </w:t>
      </w:r>
      <w:r w:rsidR="00F93E23" w:rsidRPr="002A7531">
        <w:rPr>
          <w:rFonts w:ascii="Arial" w:hAnsi="Arial" w:cs="Arial"/>
        </w:rPr>
        <w:t>GHG</w:t>
      </w:r>
      <w:r w:rsidRPr="002A7531">
        <w:rPr>
          <w:rFonts w:ascii="Arial" w:hAnsi="Arial" w:cs="Arial"/>
        </w:rPr>
        <w:t>, such as CO</w:t>
      </w:r>
      <w:r w:rsidRPr="002A7531">
        <w:rPr>
          <w:rFonts w:ascii="Cambria Math" w:hAnsi="Cambria Math" w:cs="Cambria Math"/>
        </w:rPr>
        <w:t>₂</w:t>
      </w:r>
      <w:r w:rsidRPr="002A7531">
        <w:rPr>
          <w:rFonts w:ascii="Arial" w:hAnsi="Arial" w:cs="Arial"/>
        </w:rPr>
        <w:t>, water vapor (H</w:t>
      </w:r>
      <w:r w:rsidRPr="002A7531">
        <w:rPr>
          <w:rFonts w:ascii="Cambria Math" w:hAnsi="Cambria Math" w:cs="Cambria Math"/>
        </w:rPr>
        <w:t>₂</w:t>
      </w:r>
      <w:r w:rsidRPr="002A7531">
        <w:rPr>
          <w:rFonts w:ascii="Arial" w:hAnsi="Arial" w:cs="Arial"/>
        </w:rPr>
        <w:t>O), methane (CH</w:t>
      </w:r>
      <w:r w:rsidRPr="002A7531">
        <w:rPr>
          <w:rFonts w:ascii="Cambria Math" w:hAnsi="Cambria Math" w:cs="Cambria Math"/>
        </w:rPr>
        <w:t>₄</w:t>
      </w:r>
      <w:r w:rsidRPr="002A7531">
        <w:rPr>
          <w:rFonts w:ascii="Arial" w:hAnsi="Arial" w:cs="Arial"/>
        </w:rPr>
        <w:t>), nitrous oxide (N</w:t>
      </w:r>
      <w:r w:rsidRPr="002A7531">
        <w:rPr>
          <w:rFonts w:ascii="Cambria Math" w:hAnsi="Cambria Math" w:cs="Cambria Math"/>
        </w:rPr>
        <w:t>₂</w:t>
      </w:r>
      <w:r w:rsidRPr="002A7531">
        <w:rPr>
          <w:rFonts w:ascii="Arial" w:hAnsi="Arial" w:cs="Arial"/>
        </w:rPr>
        <w:t>O), ozone (O</w:t>
      </w:r>
      <w:r w:rsidRPr="002A7531">
        <w:rPr>
          <w:rFonts w:ascii="Cambria Math" w:hAnsi="Cambria Math" w:cs="Cambria Math"/>
        </w:rPr>
        <w:t>₃</w:t>
      </w:r>
      <w:r w:rsidRPr="002A7531">
        <w:rPr>
          <w:rFonts w:ascii="Arial" w:hAnsi="Arial" w:cs="Arial"/>
        </w:rPr>
        <w:t>), and fluorinated gases such as CFCs.</w:t>
      </w:r>
    </w:p>
    <w:p w14:paraId="67F5757B" w14:textId="38C05E5C" w:rsidR="003800A8" w:rsidRPr="002A7531" w:rsidRDefault="00797406" w:rsidP="003D5935">
      <w:pPr>
        <w:pStyle w:val="NormalWeb"/>
        <w:jc w:val="both"/>
        <w:rPr>
          <w:rFonts w:ascii="Arial" w:hAnsi="Arial" w:cs="Arial"/>
        </w:rPr>
      </w:pPr>
      <w:r w:rsidRPr="002A7531">
        <w:rPr>
          <w:rFonts w:ascii="Arial" w:hAnsi="Arial" w:cs="Arial"/>
        </w:rPr>
        <w:t>Currently,</w:t>
      </w:r>
      <w:r w:rsidR="00196555" w:rsidRPr="002A7531">
        <w:rPr>
          <w:rFonts w:ascii="Arial" w:hAnsi="Arial" w:cs="Arial"/>
        </w:rPr>
        <w:t xml:space="preserve"> corporations have a vital role to play in efforts to mitigate global warming as the dominant producers of industrial GHG</w:t>
      </w:r>
      <w:r w:rsidR="00F93E23" w:rsidRPr="002A7531">
        <w:rPr>
          <w:rFonts w:ascii="Arial" w:hAnsi="Arial" w:cs="Arial"/>
        </w:rPr>
        <w:t xml:space="preserve"> </w:t>
      </w:r>
      <w:r w:rsidR="00196555" w:rsidRPr="002A7531">
        <w:rPr>
          <w:rFonts w:ascii="Arial" w:hAnsi="Arial" w:cs="Arial"/>
        </w:rPr>
        <w:t>emissions</w:t>
      </w:r>
      <w:r w:rsidR="00660905" w:rsidRPr="002A7531">
        <w:rPr>
          <w:rFonts w:ascii="Arial" w:hAnsi="Arial" w:cs="Arial"/>
        </w:rPr>
        <w:t xml:space="preserve"> (Downie and Stubbs 2013)</w:t>
      </w:r>
      <w:r w:rsidR="003800A8" w:rsidRPr="002A7531">
        <w:rPr>
          <w:rFonts w:ascii="Arial" w:hAnsi="Arial" w:cs="Arial"/>
        </w:rPr>
        <w:t xml:space="preserve">. </w:t>
      </w:r>
      <w:r w:rsidRPr="002A7531">
        <w:rPr>
          <w:rFonts w:ascii="Arial" w:hAnsi="Arial" w:cs="Arial"/>
        </w:rPr>
        <w:t xml:space="preserve">These emissions can be quantified using </w:t>
      </w:r>
      <w:r w:rsidR="00DE068C" w:rsidRPr="002A7531">
        <w:rPr>
          <w:rFonts w:ascii="Arial" w:hAnsi="Arial" w:cs="Arial"/>
        </w:rPr>
        <w:t>GHG</w:t>
      </w:r>
      <w:r w:rsidRPr="002A7531">
        <w:rPr>
          <w:rFonts w:ascii="Arial" w:hAnsi="Arial" w:cs="Arial"/>
        </w:rPr>
        <w:t xml:space="preserve"> inventories, which may include Scope 1, Scope 2 and Scope 3 emissions (described below in Figure 2) and expressed in </w:t>
      </w:r>
      <w:proofErr w:type="spellStart"/>
      <w:r w:rsidR="004477CE" w:rsidRPr="002A7531">
        <w:rPr>
          <w:rFonts w:ascii="Arial" w:hAnsi="Arial" w:cs="Arial"/>
        </w:rPr>
        <w:t>tCO</w:t>
      </w:r>
      <w:r w:rsidR="004477CE" w:rsidRPr="002A7531">
        <w:rPr>
          <w:rFonts w:ascii="Cambria Math" w:hAnsi="Cambria Math" w:cs="Cambria Math"/>
        </w:rPr>
        <w:t>₂</w:t>
      </w:r>
      <w:r w:rsidR="004477CE" w:rsidRPr="002A7531">
        <w:rPr>
          <w:rFonts w:ascii="Arial" w:hAnsi="Arial" w:cs="Arial"/>
        </w:rPr>
        <w:t>e</w:t>
      </w:r>
      <w:proofErr w:type="spellEnd"/>
      <w:r w:rsidR="004477CE" w:rsidRPr="002A7531">
        <w:rPr>
          <w:rFonts w:ascii="Arial" w:hAnsi="Arial" w:cs="Arial"/>
        </w:rPr>
        <w:t xml:space="preserve">. </w:t>
      </w:r>
    </w:p>
    <w:p w14:paraId="656E1A94" w14:textId="6FAF47EE" w:rsidR="003D5935" w:rsidRPr="002A7531" w:rsidRDefault="003D5935" w:rsidP="00D31A3B">
      <w:pPr>
        <w:pStyle w:val="NormalWeb"/>
        <w:rPr>
          <w:rFonts w:ascii="Arial" w:hAnsi="Arial" w:cs="Arial"/>
          <w:lang w:val="pt-BR"/>
        </w:rPr>
      </w:pPr>
      <w:r w:rsidRPr="002A7531">
        <w:rPr>
          <w:rFonts w:ascii="Arial" w:hAnsi="Arial" w:cs="Arial"/>
          <w:noProof/>
          <w:lang w:val="pt-BR"/>
        </w:rPr>
        <w:lastRenderedPageBreak/>
        <w:drawing>
          <wp:inline distT="0" distB="0" distL="0" distR="0" wp14:anchorId="3267687A" wp14:editId="02BC7BCB">
            <wp:extent cx="5691517" cy="2415540"/>
            <wp:effectExtent l="0" t="0" r="4445" b="3810"/>
            <wp:docPr id="178402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26794" name=""/>
                    <pic:cNvPicPr/>
                  </pic:nvPicPr>
                  <pic:blipFill>
                    <a:blip r:embed="rId10"/>
                    <a:stretch>
                      <a:fillRect/>
                    </a:stretch>
                  </pic:blipFill>
                  <pic:spPr>
                    <a:xfrm>
                      <a:off x="0" y="0"/>
                      <a:ext cx="5694558" cy="2416831"/>
                    </a:xfrm>
                    <a:prstGeom prst="rect">
                      <a:avLst/>
                    </a:prstGeom>
                  </pic:spPr>
                </pic:pic>
              </a:graphicData>
            </a:graphic>
          </wp:inline>
        </w:drawing>
      </w:r>
    </w:p>
    <w:p w14:paraId="430C9E20" w14:textId="2DEB7B11" w:rsidR="003D5935" w:rsidRPr="002A7531" w:rsidRDefault="003D5935" w:rsidP="003D5935">
      <w:pPr>
        <w:pStyle w:val="NormalWeb"/>
        <w:jc w:val="center"/>
        <w:rPr>
          <w:rFonts w:ascii="Arial" w:hAnsi="Arial" w:cs="Arial"/>
        </w:rPr>
      </w:pPr>
      <w:del w:id="85" w:author="Andrea D" w:date="2026-10-16T00:05:00Z" w16du:dateUtc="2026-10-15T23:05:00Z">
        <w:r w:rsidRPr="002A7531" w:rsidDel="004D5B00">
          <w:rPr>
            <w:rFonts w:ascii="Arial" w:hAnsi="Arial" w:cs="Arial"/>
          </w:rPr>
          <w:delText>Figura</w:delText>
        </w:r>
      </w:del>
      <w:ins w:id="86" w:author="Andrea D" w:date="2026-10-16T00:05:00Z" w16du:dateUtc="2026-10-15T23:05:00Z">
        <w:r w:rsidR="004D5B00" w:rsidRPr="002A7531">
          <w:rPr>
            <w:rFonts w:ascii="Arial" w:hAnsi="Arial" w:cs="Arial"/>
          </w:rPr>
          <w:t>Figure</w:t>
        </w:r>
      </w:ins>
      <w:r w:rsidRPr="002A7531">
        <w:rPr>
          <w:rFonts w:ascii="Arial" w:hAnsi="Arial" w:cs="Arial"/>
        </w:rPr>
        <w:t xml:space="preserve"> 2. GHG </w:t>
      </w:r>
      <w:r w:rsidR="00660905" w:rsidRPr="002A7531">
        <w:rPr>
          <w:rFonts w:ascii="Arial" w:hAnsi="Arial" w:cs="Arial"/>
        </w:rPr>
        <w:t>emissions</w:t>
      </w:r>
      <w:r w:rsidR="00B11B33" w:rsidRPr="002A7531">
        <w:rPr>
          <w:rFonts w:ascii="Arial" w:hAnsi="Arial" w:cs="Arial"/>
        </w:rPr>
        <w:t xml:space="preserve"> </w:t>
      </w:r>
      <w:r w:rsidR="00660905" w:rsidRPr="002A7531">
        <w:rPr>
          <w:rFonts w:ascii="Arial" w:hAnsi="Arial" w:cs="Arial"/>
        </w:rPr>
        <w:t>(Timo 2008)</w:t>
      </w:r>
      <w:r w:rsidR="00B11B33" w:rsidRPr="002A7531">
        <w:rPr>
          <w:rFonts w:ascii="Arial" w:hAnsi="Arial" w:cs="Arial"/>
        </w:rPr>
        <w:t>.</w:t>
      </w:r>
    </w:p>
    <w:p w14:paraId="5ADB47E5" w14:textId="0D3AB24A" w:rsidR="00DE068C" w:rsidRPr="002A7531" w:rsidRDefault="00F93E23" w:rsidP="00DE068C">
      <w:pPr>
        <w:pStyle w:val="NormalWeb"/>
        <w:jc w:val="both"/>
        <w:rPr>
          <w:rFonts w:ascii="Arial" w:hAnsi="Arial" w:cs="Arial"/>
        </w:rPr>
      </w:pPr>
      <w:r w:rsidRPr="002A7531">
        <w:rPr>
          <w:rFonts w:ascii="Arial" w:hAnsi="Arial" w:cs="Arial"/>
        </w:rPr>
        <w:t>Due</w:t>
      </w:r>
      <w:r w:rsidR="00DE068C" w:rsidRPr="002A7531">
        <w:rPr>
          <w:rFonts w:ascii="Arial" w:hAnsi="Arial" w:cs="Arial"/>
        </w:rPr>
        <w:t xml:space="preserve"> to the European Commission’s announcement of its intention to reduce net GHG emissions by at least 55% by 2030 compared to 1990 levels (</w:t>
      </w:r>
      <w:proofErr w:type="spellStart"/>
      <w:r w:rsidR="00DE068C" w:rsidRPr="002A7531">
        <w:rPr>
          <w:rFonts w:ascii="Arial" w:hAnsi="Arial" w:cs="Arial"/>
        </w:rPr>
        <w:t>Kasperzak</w:t>
      </w:r>
      <w:proofErr w:type="spellEnd"/>
      <w:r w:rsidR="00660905" w:rsidRPr="002A7531">
        <w:rPr>
          <w:rFonts w:ascii="Arial" w:hAnsi="Arial" w:cs="Arial"/>
        </w:rPr>
        <w:t xml:space="preserve"> and </w:t>
      </w:r>
      <w:proofErr w:type="spellStart"/>
      <w:r w:rsidR="00660905" w:rsidRPr="002A7531">
        <w:rPr>
          <w:rFonts w:ascii="Arial" w:hAnsi="Arial" w:cs="Arial"/>
        </w:rPr>
        <w:t>Kerschbaumer</w:t>
      </w:r>
      <w:proofErr w:type="spellEnd"/>
      <w:r w:rsidR="00DE068C" w:rsidRPr="002A7531">
        <w:rPr>
          <w:rFonts w:ascii="Arial" w:hAnsi="Arial" w:cs="Arial"/>
        </w:rPr>
        <w:t xml:space="preserve"> 2023)</w:t>
      </w:r>
      <w:r w:rsidRPr="002A7531">
        <w:rPr>
          <w:rFonts w:ascii="Arial" w:hAnsi="Arial" w:cs="Arial"/>
        </w:rPr>
        <w:t xml:space="preserve"> the measures to reduce GHG emissions have become even more relevant.</w:t>
      </w:r>
      <w:r w:rsidR="00DE068C" w:rsidRPr="002A7531">
        <w:rPr>
          <w:rFonts w:ascii="Arial" w:hAnsi="Arial" w:cs="Arial"/>
        </w:rPr>
        <w:t xml:space="preserve"> These regulatory frameworks include the Greenhouse Gas Protocol (GHG Protocol) and the European Union’s Corporate Sustainability Reporting Directive (CSRD), to name a few.</w:t>
      </w:r>
    </w:p>
    <w:p w14:paraId="6F63A35E" w14:textId="224A3025" w:rsidR="00E02347" w:rsidRPr="002A7531" w:rsidRDefault="00AC1730" w:rsidP="00AC1730">
      <w:pPr>
        <w:pStyle w:val="NormalWeb"/>
        <w:jc w:val="both"/>
        <w:rPr>
          <w:rFonts w:ascii="Arial" w:hAnsi="Arial" w:cs="Arial"/>
        </w:rPr>
      </w:pPr>
      <w:r w:rsidRPr="002A7531">
        <w:rPr>
          <w:rFonts w:ascii="Arial" w:hAnsi="Arial" w:cs="Arial"/>
        </w:rPr>
        <w:t xml:space="preserve">However, historical </w:t>
      </w:r>
      <w:r w:rsidR="00F93E23" w:rsidRPr="002A7531">
        <w:rPr>
          <w:rFonts w:ascii="Arial" w:hAnsi="Arial" w:cs="Arial"/>
        </w:rPr>
        <w:t xml:space="preserve">GHG emissions </w:t>
      </w:r>
      <w:r w:rsidRPr="002A7531">
        <w:rPr>
          <w:rFonts w:ascii="Arial" w:hAnsi="Arial" w:cs="Arial"/>
        </w:rPr>
        <w:t>reports alone do not necessarily provide sufficient information to support forward-looking decision-making. Organizations must also understand how their emissions may evolve under different business and operational conditions</w:t>
      </w:r>
      <w:r w:rsidR="00E02347" w:rsidRPr="002A7531">
        <w:rPr>
          <w:rFonts w:ascii="Arial" w:hAnsi="Arial" w:cs="Arial"/>
        </w:rPr>
        <w:t>.</w:t>
      </w:r>
    </w:p>
    <w:p w14:paraId="61ADD148" w14:textId="52DC81ED" w:rsidR="00D3333B" w:rsidRPr="002A7531" w:rsidRDefault="00F93E23" w:rsidP="00AC1730">
      <w:pPr>
        <w:pStyle w:val="NormalWeb"/>
        <w:jc w:val="both"/>
        <w:rPr>
          <w:rFonts w:ascii="Arial" w:hAnsi="Arial" w:cs="Arial"/>
        </w:rPr>
      </w:pPr>
      <w:r w:rsidRPr="002A7531">
        <w:rPr>
          <w:rFonts w:ascii="Arial" w:hAnsi="Arial" w:cs="Arial"/>
        </w:rPr>
        <w:t xml:space="preserve">This </w:t>
      </w:r>
      <w:r w:rsidR="00D3333B" w:rsidRPr="002A7531">
        <w:rPr>
          <w:rFonts w:ascii="Arial" w:hAnsi="Arial" w:cs="Arial"/>
        </w:rPr>
        <w:t xml:space="preserve">environmental data can be used to identify patterns and relationships between corporate characteristics and </w:t>
      </w:r>
      <w:r w:rsidR="00DE068C" w:rsidRPr="002A7531">
        <w:rPr>
          <w:rFonts w:ascii="Arial" w:hAnsi="Arial" w:cs="Arial"/>
        </w:rPr>
        <w:t>GHG</w:t>
      </w:r>
      <w:r w:rsidR="00D3333B" w:rsidRPr="002A7531">
        <w:rPr>
          <w:rFonts w:ascii="Arial" w:hAnsi="Arial" w:cs="Arial"/>
        </w:rPr>
        <w:t xml:space="preserve"> emissions. This presents an opportunity for data analysis and the development of predictive models to estimate future emissions</w:t>
      </w:r>
      <w:r w:rsidR="00DE068C" w:rsidRPr="002A7531">
        <w:rPr>
          <w:rFonts w:ascii="Arial" w:hAnsi="Arial" w:cs="Arial"/>
        </w:rPr>
        <w:t>.</w:t>
      </w:r>
    </w:p>
    <w:p w14:paraId="16B13A78" w14:textId="2F2B4C6B" w:rsidR="00D31A3B" w:rsidRPr="002A7531" w:rsidRDefault="001266BE" w:rsidP="00D31A3B">
      <w:pPr>
        <w:pStyle w:val="Heading2"/>
        <w:rPr>
          <w:rFonts w:ascii="Arial" w:hAnsi="Arial" w:cs="Arial"/>
          <w:b/>
          <w:bCs/>
          <w:color w:val="auto"/>
          <w:sz w:val="28"/>
          <w:szCs w:val="28"/>
          <w:rPrChange w:id="87" w:author="Andrea D" w:date="2026-10-15T23:14:00Z" w16du:dateUtc="2026-10-15T22:14:00Z">
            <w:rPr>
              <w:rFonts w:ascii="Arial" w:hAnsi="Arial" w:cs="Arial"/>
              <w:b/>
              <w:bCs/>
              <w:color w:val="auto"/>
            </w:rPr>
          </w:rPrChange>
        </w:rPr>
      </w:pPr>
      <w:bookmarkStart w:id="88" w:name="_Toc241617505"/>
      <w:bookmarkStart w:id="89" w:name="_Toc243001407"/>
      <w:r w:rsidRPr="002A7531">
        <w:rPr>
          <w:rFonts w:ascii="Arial" w:hAnsi="Arial" w:cs="Arial"/>
          <w:b/>
          <w:bCs/>
          <w:color w:val="auto"/>
          <w:sz w:val="28"/>
          <w:szCs w:val="28"/>
          <w:rPrChange w:id="90" w:author="Andrea D" w:date="2026-10-15T23:14:00Z" w16du:dateUtc="2026-10-15T22:14:00Z">
            <w:rPr>
              <w:rFonts w:ascii="Arial" w:hAnsi="Arial" w:cs="Arial"/>
              <w:b/>
              <w:bCs/>
              <w:color w:val="auto"/>
            </w:rPr>
          </w:rPrChange>
        </w:rPr>
        <w:t>III</w:t>
      </w:r>
      <w:r w:rsidR="00D31A3B" w:rsidRPr="002A7531">
        <w:rPr>
          <w:rFonts w:ascii="Arial" w:hAnsi="Arial" w:cs="Arial"/>
          <w:b/>
          <w:bCs/>
          <w:color w:val="auto"/>
          <w:sz w:val="28"/>
          <w:szCs w:val="28"/>
          <w:rPrChange w:id="91" w:author="Andrea D" w:date="2026-10-15T23:14:00Z" w16du:dateUtc="2026-10-15T22:14:00Z">
            <w:rPr>
              <w:rFonts w:ascii="Arial" w:hAnsi="Arial" w:cs="Arial"/>
              <w:b/>
              <w:bCs/>
              <w:color w:val="auto"/>
            </w:rPr>
          </w:rPrChange>
        </w:rPr>
        <w:t>. Problem Definition</w:t>
      </w:r>
      <w:bookmarkEnd w:id="88"/>
      <w:bookmarkEnd w:id="89"/>
    </w:p>
    <w:p w14:paraId="460C09EC" w14:textId="7FA11144" w:rsidR="002E0E99" w:rsidRPr="002A7531" w:rsidRDefault="00BF1586" w:rsidP="00B623D6">
      <w:pPr>
        <w:pStyle w:val="NormalWeb"/>
        <w:jc w:val="both"/>
        <w:rPr>
          <w:rFonts w:ascii="Arial" w:hAnsi="Arial" w:cs="Arial"/>
        </w:rPr>
      </w:pPr>
      <w:r w:rsidRPr="002A7531">
        <w:rPr>
          <w:rFonts w:ascii="Arial" w:hAnsi="Arial" w:cs="Arial"/>
        </w:rPr>
        <w:t>The problem addressed by this project is predicting future GHG emissions using historical GHG emissions data from companies in the manufacturing sector, with the results enabling the development of alternatives and measures aimed at managing and reducing the environmental impact of business activities</w:t>
      </w:r>
      <w:r w:rsidR="00B623D6" w:rsidRPr="002A7531">
        <w:rPr>
          <w:rFonts w:ascii="Arial" w:hAnsi="Arial" w:cs="Arial"/>
        </w:rPr>
        <w:t>.</w:t>
      </w:r>
      <w:r w:rsidR="002E0E99" w:rsidRPr="002A7531">
        <w:rPr>
          <w:rFonts w:ascii="Arial" w:hAnsi="Arial" w:cs="Arial"/>
        </w:rPr>
        <w:t xml:space="preserve"> </w:t>
      </w:r>
    </w:p>
    <w:p w14:paraId="75357E08" w14:textId="0C16C34A" w:rsidR="00D31A3B" w:rsidRPr="002A7531" w:rsidRDefault="001266BE" w:rsidP="00D31A3B">
      <w:pPr>
        <w:pStyle w:val="Heading2"/>
        <w:rPr>
          <w:rFonts w:ascii="Arial" w:hAnsi="Arial" w:cs="Arial"/>
          <w:b/>
          <w:bCs/>
          <w:color w:val="auto"/>
          <w:sz w:val="28"/>
          <w:szCs w:val="28"/>
          <w:rPrChange w:id="92" w:author="Andrea D" w:date="2026-10-15T23:14:00Z" w16du:dateUtc="2026-10-15T22:14:00Z">
            <w:rPr>
              <w:rFonts w:ascii="Arial" w:hAnsi="Arial" w:cs="Arial"/>
              <w:b/>
              <w:bCs/>
              <w:color w:val="auto"/>
            </w:rPr>
          </w:rPrChange>
        </w:rPr>
      </w:pPr>
      <w:bookmarkStart w:id="93" w:name="_Toc241617506"/>
      <w:bookmarkStart w:id="94" w:name="_Toc243001408"/>
      <w:r w:rsidRPr="002A7531">
        <w:rPr>
          <w:rFonts w:ascii="Arial" w:hAnsi="Arial" w:cs="Arial"/>
          <w:b/>
          <w:bCs/>
          <w:color w:val="auto"/>
          <w:sz w:val="28"/>
          <w:szCs w:val="28"/>
          <w:rPrChange w:id="95" w:author="Andrea D" w:date="2026-10-15T23:14:00Z" w16du:dateUtc="2026-10-15T22:14:00Z">
            <w:rPr>
              <w:rFonts w:ascii="Arial" w:hAnsi="Arial" w:cs="Arial"/>
              <w:b/>
              <w:bCs/>
              <w:color w:val="auto"/>
            </w:rPr>
          </w:rPrChange>
        </w:rPr>
        <w:t>IV</w:t>
      </w:r>
      <w:r w:rsidR="00D31A3B" w:rsidRPr="002A7531">
        <w:rPr>
          <w:rFonts w:ascii="Arial" w:hAnsi="Arial" w:cs="Arial"/>
          <w:b/>
          <w:bCs/>
          <w:color w:val="auto"/>
          <w:sz w:val="28"/>
          <w:szCs w:val="28"/>
          <w:rPrChange w:id="96" w:author="Andrea D" w:date="2026-10-15T23:14:00Z" w16du:dateUtc="2026-10-15T22:14:00Z">
            <w:rPr>
              <w:rFonts w:ascii="Arial" w:hAnsi="Arial" w:cs="Arial"/>
              <w:b/>
              <w:bCs/>
              <w:color w:val="auto"/>
            </w:rPr>
          </w:rPrChange>
        </w:rPr>
        <w:t>. Aim and Objectives</w:t>
      </w:r>
      <w:bookmarkEnd w:id="93"/>
      <w:bookmarkEnd w:id="94"/>
    </w:p>
    <w:p w14:paraId="2030F045" w14:textId="4E92074C" w:rsidR="00D31A3B" w:rsidRPr="002A7531" w:rsidRDefault="00293971" w:rsidP="00D31A3B">
      <w:pPr>
        <w:pStyle w:val="NormalWeb"/>
        <w:rPr>
          <w:rFonts w:ascii="Arial" w:hAnsi="Arial" w:cs="Arial"/>
        </w:rPr>
      </w:pPr>
      <w:r w:rsidRPr="002A7531">
        <w:rPr>
          <w:rFonts w:ascii="Arial" w:hAnsi="Arial" w:cs="Arial"/>
        </w:rPr>
        <w:t>Aim</w:t>
      </w:r>
    </w:p>
    <w:p w14:paraId="47D7B267" w14:textId="3A258158" w:rsidR="00293971" w:rsidRPr="002A7531" w:rsidRDefault="00091CD2" w:rsidP="000A7932">
      <w:pPr>
        <w:pStyle w:val="NormalWeb"/>
        <w:numPr>
          <w:ilvl w:val="0"/>
          <w:numId w:val="2"/>
        </w:numPr>
        <w:jc w:val="both"/>
        <w:rPr>
          <w:rFonts w:ascii="Arial" w:hAnsi="Arial" w:cs="Arial"/>
        </w:rPr>
      </w:pPr>
      <w:r w:rsidRPr="002A7531">
        <w:rPr>
          <w:rFonts w:ascii="Arial" w:hAnsi="Arial" w:cs="Arial"/>
        </w:rPr>
        <w:t>To determine whether historical GHG emissions data can be used to predict future tCO</w:t>
      </w:r>
      <w:r w:rsidRPr="002A7531">
        <w:rPr>
          <w:rFonts w:ascii="Arial" w:hAnsi="Arial" w:cs="Arial"/>
          <w:vertAlign w:val="subscript"/>
        </w:rPr>
        <w:t>2</w:t>
      </w:r>
      <w:r w:rsidRPr="002A7531">
        <w:rPr>
          <w:rFonts w:ascii="Arial" w:hAnsi="Arial" w:cs="Arial"/>
        </w:rPr>
        <w:t>e emissions and provide information to support strategic planning for reduction measures in the manufacturing sector.</w:t>
      </w:r>
    </w:p>
    <w:p w14:paraId="00E886A5" w14:textId="5BC924B4" w:rsidR="00CD4F8F" w:rsidRPr="002A7531" w:rsidRDefault="00293971" w:rsidP="00D31A3B">
      <w:pPr>
        <w:pStyle w:val="NormalWeb"/>
        <w:rPr>
          <w:rFonts w:ascii="Arial" w:hAnsi="Arial" w:cs="Arial"/>
          <w:lang w:val="pt-BR"/>
        </w:rPr>
      </w:pPr>
      <w:r w:rsidRPr="002A7531">
        <w:rPr>
          <w:rFonts w:ascii="Arial" w:hAnsi="Arial" w:cs="Arial"/>
          <w:lang w:val="pt-BR"/>
        </w:rPr>
        <w:t>Objectives</w:t>
      </w:r>
      <w:r w:rsidR="00CD4F8F" w:rsidRPr="002A7531">
        <w:rPr>
          <w:rFonts w:ascii="Arial" w:hAnsi="Arial" w:cs="Arial"/>
          <w:lang w:val="pt-BR"/>
        </w:rPr>
        <w:t>:</w:t>
      </w:r>
    </w:p>
    <w:p w14:paraId="0833A298" w14:textId="1ADD2D79" w:rsidR="00DD3AA4" w:rsidRPr="002A7531" w:rsidRDefault="00293971" w:rsidP="000A7932">
      <w:pPr>
        <w:pStyle w:val="NormalWeb"/>
        <w:numPr>
          <w:ilvl w:val="0"/>
          <w:numId w:val="1"/>
        </w:numPr>
        <w:jc w:val="both"/>
        <w:rPr>
          <w:rFonts w:ascii="Arial" w:hAnsi="Arial" w:cs="Arial"/>
        </w:rPr>
      </w:pPr>
      <w:r w:rsidRPr="002A7531">
        <w:rPr>
          <w:rFonts w:ascii="Arial" w:hAnsi="Arial" w:cs="Arial"/>
        </w:rPr>
        <w:lastRenderedPageBreak/>
        <w:t xml:space="preserve">To collect, clean and integrate relevant historical corporate and </w:t>
      </w:r>
      <w:r w:rsidR="00091CD2" w:rsidRPr="002A7531">
        <w:rPr>
          <w:rFonts w:ascii="Arial" w:hAnsi="Arial" w:cs="Arial"/>
        </w:rPr>
        <w:t>tCO</w:t>
      </w:r>
      <w:r w:rsidR="00091CD2" w:rsidRPr="002A7531">
        <w:rPr>
          <w:rFonts w:ascii="Arial" w:hAnsi="Arial" w:cs="Arial"/>
          <w:vertAlign w:val="subscript"/>
        </w:rPr>
        <w:t>2</w:t>
      </w:r>
      <w:r w:rsidR="00091CD2" w:rsidRPr="002A7531">
        <w:rPr>
          <w:rFonts w:ascii="Arial" w:hAnsi="Arial" w:cs="Arial"/>
        </w:rPr>
        <w:t>e emissions</w:t>
      </w:r>
      <w:r w:rsidR="00621AEC" w:rsidRPr="002A7531">
        <w:rPr>
          <w:rFonts w:ascii="Arial" w:hAnsi="Arial" w:cs="Arial"/>
        </w:rPr>
        <w:t xml:space="preserve"> of manufacturing sector</w:t>
      </w:r>
      <w:r w:rsidR="00091CD2" w:rsidRPr="002A7531">
        <w:rPr>
          <w:rFonts w:ascii="Arial" w:hAnsi="Arial" w:cs="Arial"/>
        </w:rPr>
        <w:t>.</w:t>
      </w:r>
    </w:p>
    <w:p w14:paraId="29EAB679" w14:textId="2E0ECD38" w:rsidR="000A7932" w:rsidRPr="002A7531" w:rsidRDefault="00293971" w:rsidP="000A7932">
      <w:pPr>
        <w:pStyle w:val="NormalWeb"/>
        <w:numPr>
          <w:ilvl w:val="0"/>
          <w:numId w:val="1"/>
        </w:numPr>
        <w:jc w:val="both"/>
        <w:rPr>
          <w:rFonts w:ascii="Arial" w:hAnsi="Arial" w:cs="Arial"/>
        </w:rPr>
      </w:pPr>
      <w:r w:rsidRPr="002A7531">
        <w:rPr>
          <w:rFonts w:ascii="Arial" w:hAnsi="Arial" w:cs="Arial"/>
        </w:rPr>
        <w:t xml:space="preserve">To </w:t>
      </w:r>
      <w:r w:rsidR="000A7932" w:rsidRPr="002A7531">
        <w:rPr>
          <w:rFonts w:ascii="Arial" w:hAnsi="Arial" w:cs="Arial"/>
        </w:rPr>
        <w:t>analyse historical patterns and relationships between corporate characteristics, such as revenue</w:t>
      </w:r>
      <w:r w:rsidR="002C6E51" w:rsidRPr="002A7531">
        <w:rPr>
          <w:rFonts w:ascii="Arial" w:hAnsi="Arial" w:cs="Arial"/>
        </w:rPr>
        <w:t xml:space="preserve"> or number of employees</w:t>
      </w:r>
      <w:r w:rsidR="000A7932" w:rsidRPr="002A7531">
        <w:rPr>
          <w:rFonts w:ascii="Arial" w:hAnsi="Arial" w:cs="Arial"/>
        </w:rPr>
        <w:t>, and tCO</w:t>
      </w:r>
      <w:r w:rsidR="000A7932" w:rsidRPr="002A7531">
        <w:rPr>
          <w:rFonts w:ascii="Arial" w:hAnsi="Arial" w:cs="Arial"/>
          <w:vertAlign w:val="subscript"/>
        </w:rPr>
        <w:t>2</w:t>
      </w:r>
      <w:r w:rsidR="000A7932" w:rsidRPr="002A7531">
        <w:rPr>
          <w:rFonts w:ascii="Arial" w:hAnsi="Arial" w:cs="Arial"/>
        </w:rPr>
        <w:t>e emissions generated</w:t>
      </w:r>
      <w:r w:rsidR="002C6E51" w:rsidRPr="002A7531">
        <w:rPr>
          <w:rFonts w:ascii="Arial" w:hAnsi="Arial" w:cs="Arial"/>
        </w:rPr>
        <w:t>, for manufacturing sector.</w:t>
      </w:r>
    </w:p>
    <w:p w14:paraId="0F8BEF9E" w14:textId="70AACA1D" w:rsidR="004A2FEE" w:rsidRPr="002A7531" w:rsidRDefault="004A2FEE" w:rsidP="00E4558B">
      <w:pPr>
        <w:pStyle w:val="NormalWeb"/>
        <w:numPr>
          <w:ilvl w:val="0"/>
          <w:numId w:val="1"/>
        </w:numPr>
        <w:jc w:val="both"/>
        <w:rPr>
          <w:rFonts w:ascii="Arial" w:hAnsi="Arial" w:cs="Arial"/>
        </w:rPr>
      </w:pPr>
      <w:r w:rsidRPr="002A7531">
        <w:rPr>
          <w:rFonts w:ascii="Arial" w:hAnsi="Arial" w:cs="Arial"/>
        </w:rPr>
        <w:t xml:space="preserve">To develop and evaluate a predictive model </w:t>
      </w:r>
      <w:r w:rsidR="00E4558B" w:rsidRPr="002A7531">
        <w:rPr>
          <w:rFonts w:ascii="Arial" w:hAnsi="Arial" w:cs="Arial"/>
        </w:rPr>
        <w:t>using relevant historical corporate and tCO</w:t>
      </w:r>
      <w:r w:rsidR="00E4558B" w:rsidRPr="002A7531">
        <w:rPr>
          <w:rFonts w:ascii="Arial" w:hAnsi="Arial" w:cs="Arial"/>
          <w:vertAlign w:val="subscript"/>
        </w:rPr>
        <w:t>2</w:t>
      </w:r>
      <w:r w:rsidR="00E4558B" w:rsidRPr="002A7531">
        <w:rPr>
          <w:rFonts w:ascii="Arial" w:hAnsi="Arial" w:cs="Arial"/>
        </w:rPr>
        <w:t>e emissions of manufacturing sector.</w:t>
      </w:r>
    </w:p>
    <w:p w14:paraId="107E482F" w14:textId="3A88CB33" w:rsidR="00D31A3B" w:rsidRPr="002A7531" w:rsidRDefault="001266BE" w:rsidP="00D31A3B">
      <w:pPr>
        <w:pStyle w:val="Heading2"/>
        <w:rPr>
          <w:rFonts w:ascii="Arial" w:hAnsi="Arial" w:cs="Arial"/>
          <w:b/>
          <w:bCs/>
          <w:color w:val="auto"/>
          <w:sz w:val="28"/>
          <w:szCs w:val="28"/>
          <w:rPrChange w:id="97" w:author="Andrea D" w:date="2026-10-15T23:14:00Z" w16du:dateUtc="2026-10-15T22:14:00Z">
            <w:rPr>
              <w:rFonts w:ascii="Arial" w:hAnsi="Arial" w:cs="Arial"/>
              <w:b/>
              <w:bCs/>
              <w:color w:val="auto"/>
            </w:rPr>
          </w:rPrChange>
        </w:rPr>
      </w:pPr>
      <w:bookmarkStart w:id="98" w:name="_Toc241617507"/>
      <w:bookmarkStart w:id="99" w:name="_Toc243001409"/>
      <w:r w:rsidRPr="002A7531">
        <w:rPr>
          <w:rFonts w:ascii="Arial" w:hAnsi="Arial" w:cs="Arial"/>
          <w:b/>
          <w:bCs/>
          <w:color w:val="auto"/>
          <w:sz w:val="28"/>
          <w:szCs w:val="28"/>
          <w:rPrChange w:id="100" w:author="Andrea D" w:date="2026-10-15T23:14:00Z" w16du:dateUtc="2026-10-15T22:14:00Z">
            <w:rPr>
              <w:rFonts w:ascii="Arial" w:hAnsi="Arial" w:cs="Arial"/>
              <w:b/>
              <w:bCs/>
              <w:color w:val="auto"/>
            </w:rPr>
          </w:rPrChange>
        </w:rPr>
        <w:t>V</w:t>
      </w:r>
      <w:r w:rsidR="00D31A3B" w:rsidRPr="002A7531">
        <w:rPr>
          <w:rFonts w:ascii="Arial" w:hAnsi="Arial" w:cs="Arial"/>
          <w:b/>
          <w:bCs/>
          <w:color w:val="auto"/>
          <w:sz w:val="28"/>
          <w:szCs w:val="28"/>
          <w:rPrChange w:id="101" w:author="Andrea D" w:date="2026-10-15T23:14:00Z" w16du:dateUtc="2026-10-15T22:14:00Z">
            <w:rPr>
              <w:rFonts w:ascii="Arial" w:hAnsi="Arial" w:cs="Arial"/>
              <w:b/>
              <w:bCs/>
              <w:color w:val="auto"/>
            </w:rPr>
          </w:rPrChange>
        </w:rPr>
        <w:t>. Scope</w:t>
      </w:r>
      <w:bookmarkEnd w:id="98"/>
      <w:bookmarkEnd w:id="99"/>
    </w:p>
    <w:p w14:paraId="1CD59002" w14:textId="057B5BC3" w:rsidR="002E0E99" w:rsidRPr="002A7531" w:rsidRDefault="00091CD2" w:rsidP="00091CD2">
      <w:pPr>
        <w:pStyle w:val="NormalWeb"/>
        <w:jc w:val="both"/>
        <w:rPr>
          <w:rFonts w:ascii="Arial" w:hAnsi="Arial" w:cs="Arial"/>
        </w:rPr>
      </w:pPr>
      <w:r w:rsidRPr="002A7531">
        <w:rPr>
          <w:rFonts w:ascii="Arial" w:hAnsi="Arial" w:cs="Arial"/>
        </w:rPr>
        <w:t xml:space="preserve">Only data from companies in the manufacturing sector with at least two years of historical </w:t>
      </w:r>
      <w:proofErr w:type="spellStart"/>
      <w:r w:rsidRPr="002A7531">
        <w:rPr>
          <w:rFonts w:ascii="Arial" w:hAnsi="Arial" w:cs="Arial"/>
        </w:rPr>
        <w:t>tCO</w:t>
      </w:r>
      <w:r w:rsidRPr="002A7531">
        <w:rPr>
          <w:rFonts w:ascii="Cambria Math" w:hAnsi="Cambria Math" w:cs="Cambria Math"/>
        </w:rPr>
        <w:t>₂</w:t>
      </w:r>
      <w:r w:rsidRPr="002A7531">
        <w:rPr>
          <w:rFonts w:ascii="Arial" w:hAnsi="Arial" w:cs="Arial"/>
        </w:rPr>
        <w:t>e</w:t>
      </w:r>
      <w:proofErr w:type="spellEnd"/>
      <w:r w:rsidRPr="002A7531">
        <w:rPr>
          <w:rFonts w:ascii="Arial" w:hAnsi="Arial" w:cs="Arial"/>
        </w:rPr>
        <w:t xml:space="preserve"> measurements will be considered</w:t>
      </w:r>
      <w:r w:rsidR="00663C3E" w:rsidRPr="002A7531">
        <w:rPr>
          <w:rFonts w:ascii="Arial" w:hAnsi="Arial" w:cs="Arial"/>
        </w:rPr>
        <w:t>.</w:t>
      </w:r>
      <w:r w:rsidR="002C6E51" w:rsidRPr="002A7531">
        <w:rPr>
          <w:rFonts w:ascii="Arial" w:hAnsi="Arial" w:cs="Arial"/>
        </w:rPr>
        <w:t xml:space="preserve"> </w:t>
      </w:r>
    </w:p>
    <w:p w14:paraId="4B59DBAB" w14:textId="6E60D8E9" w:rsidR="00E4558B" w:rsidRPr="002A7531" w:rsidRDefault="00E4558B" w:rsidP="00091CD2">
      <w:pPr>
        <w:pStyle w:val="NormalWeb"/>
        <w:jc w:val="both"/>
        <w:rPr>
          <w:rFonts w:ascii="Arial" w:hAnsi="Arial" w:cs="Arial"/>
        </w:rPr>
      </w:pPr>
      <w:r w:rsidRPr="002A7531">
        <w:rPr>
          <w:rFonts w:ascii="Arial" w:hAnsi="Arial" w:cs="Arial"/>
        </w:rPr>
        <w:t xml:space="preserve">The project will be based on </w:t>
      </w:r>
      <w:proofErr w:type="spellStart"/>
      <w:r w:rsidRPr="002A7531">
        <w:rPr>
          <w:rFonts w:ascii="Arial" w:hAnsi="Arial" w:cs="Arial"/>
        </w:rPr>
        <w:t>tCO</w:t>
      </w:r>
      <w:r w:rsidRPr="002A7531">
        <w:rPr>
          <w:rFonts w:ascii="Cambria Math" w:hAnsi="Cambria Math" w:cs="Cambria Math"/>
        </w:rPr>
        <w:t>₂</w:t>
      </w:r>
      <w:r w:rsidRPr="002A7531">
        <w:rPr>
          <w:rFonts w:ascii="Arial" w:hAnsi="Arial" w:cs="Arial"/>
        </w:rPr>
        <w:t>e</w:t>
      </w:r>
      <w:proofErr w:type="spellEnd"/>
      <w:r w:rsidRPr="002A7531">
        <w:rPr>
          <w:rFonts w:ascii="Arial" w:hAnsi="Arial" w:cs="Arial"/>
        </w:rPr>
        <w:t xml:space="preserve"> emissions, covering only Scopes 1 and 2; Scope 3 will be entirely excluded.</w:t>
      </w:r>
      <w:r w:rsidR="00793ECA" w:rsidRPr="002A7531">
        <w:rPr>
          <w:rFonts w:ascii="Arial" w:hAnsi="Arial" w:cs="Arial"/>
        </w:rPr>
        <w:t xml:space="preserve"> Additionally, only data from companies in the manufacturing sector will be considered.</w:t>
      </w:r>
    </w:p>
    <w:p w14:paraId="44ED6B1C" w14:textId="6BE7E9DC" w:rsidR="00D31A3B" w:rsidRPr="002A7531" w:rsidRDefault="001266BE" w:rsidP="00D31A3B">
      <w:pPr>
        <w:pStyle w:val="Heading2"/>
        <w:rPr>
          <w:rFonts w:ascii="Arial" w:hAnsi="Arial" w:cs="Arial"/>
          <w:b/>
          <w:bCs/>
          <w:color w:val="auto"/>
          <w:sz w:val="28"/>
          <w:szCs w:val="28"/>
          <w:rPrChange w:id="102" w:author="Andrea D" w:date="2026-10-15T23:14:00Z" w16du:dateUtc="2026-10-15T22:14:00Z">
            <w:rPr>
              <w:rFonts w:ascii="Arial" w:hAnsi="Arial" w:cs="Arial"/>
              <w:b/>
              <w:bCs/>
              <w:color w:val="auto"/>
            </w:rPr>
          </w:rPrChange>
        </w:rPr>
      </w:pPr>
      <w:bookmarkStart w:id="103" w:name="_Toc241617508"/>
      <w:bookmarkStart w:id="104" w:name="_Toc243001410"/>
      <w:r w:rsidRPr="002A7531">
        <w:rPr>
          <w:rFonts w:ascii="Arial" w:hAnsi="Arial" w:cs="Arial"/>
          <w:b/>
          <w:bCs/>
          <w:color w:val="auto"/>
          <w:sz w:val="28"/>
          <w:szCs w:val="28"/>
          <w:rPrChange w:id="105" w:author="Andrea D" w:date="2026-10-15T23:14:00Z" w16du:dateUtc="2026-10-15T22:14:00Z">
            <w:rPr>
              <w:rFonts w:ascii="Arial" w:hAnsi="Arial" w:cs="Arial"/>
              <w:b/>
              <w:bCs/>
              <w:color w:val="auto"/>
            </w:rPr>
          </w:rPrChange>
        </w:rPr>
        <w:t>VI</w:t>
      </w:r>
      <w:r w:rsidR="00D31A3B" w:rsidRPr="002A7531">
        <w:rPr>
          <w:rFonts w:ascii="Arial" w:hAnsi="Arial" w:cs="Arial"/>
          <w:b/>
          <w:bCs/>
          <w:color w:val="auto"/>
          <w:sz w:val="28"/>
          <w:szCs w:val="28"/>
          <w:rPrChange w:id="106" w:author="Andrea D" w:date="2026-10-15T23:14:00Z" w16du:dateUtc="2026-10-15T22:14:00Z">
            <w:rPr>
              <w:rFonts w:ascii="Arial" w:hAnsi="Arial" w:cs="Arial"/>
              <w:b/>
              <w:bCs/>
              <w:color w:val="auto"/>
            </w:rPr>
          </w:rPrChange>
        </w:rPr>
        <w:t>. Methodology</w:t>
      </w:r>
      <w:bookmarkEnd w:id="103"/>
      <w:bookmarkEnd w:id="104"/>
    </w:p>
    <w:p w14:paraId="64EC15A8" w14:textId="4DAF1C15" w:rsidR="00711D3D" w:rsidRPr="002A7531" w:rsidRDefault="00711D3D" w:rsidP="00D31A3B">
      <w:pPr>
        <w:pStyle w:val="NormalWeb"/>
        <w:rPr>
          <w:rFonts w:ascii="Arial" w:hAnsi="Arial" w:cs="Arial"/>
        </w:rPr>
      </w:pPr>
      <w:r w:rsidRPr="002A7531">
        <w:rPr>
          <w:rFonts w:ascii="Arial" w:hAnsi="Arial" w:cs="Arial"/>
        </w:rPr>
        <w:t xml:space="preserve">The project will use a data analysis and predictive modelling approach to investigate whether historical corporate and environmental data can be used to predict future </w:t>
      </w:r>
      <w:r w:rsidR="007A1FD0" w:rsidRPr="002A7531">
        <w:rPr>
          <w:rFonts w:ascii="Arial" w:hAnsi="Arial" w:cs="Arial"/>
        </w:rPr>
        <w:t>GHG</w:t>
      </w:r>
      <w:r w:rsidRPr="002A7531">
        <w:rPr>
          <w:rFonts w:ascii="Arial" w:hAnsi="Arial" w:cs="Arial"/>
        </w:rPr>
        <w:t xml:space="preserve"> emissions at manufacturing companies. </w:t>
      </w:r>
      <w:r w:rsidR="00DB0EC3" w:rsidRPr="002A7531">
        <w:rPr>
          <w:rFonts w:ascii="Arial" w:hAnsi="Arial" w:cs="Arial"/>
        </w:rPr>
        <w:t>The methodology to be followed will be as follows:</w:t>
      </w:r>
    </w:p>
    <w:p w14:paraId="3B427B18" w14:textId="71D4C223" w:rsidR="00711D3D" w:rsidRPr="002A7531" w:rsidRDefault="00DB0EC3" w:rsidP="00711D3D">
      <w:pPr>
        <w:pStyle w:val="NormalWeb"/>
        <w:numPr>
          <w:ilvl w:val="0"/>
          <w:numId w:val="3"/>
        </w:numPr>
        <w:rPr>
          <w:rFonts w:ascii="Arial" w:hAnsi="Arial" w:cs="Arial"/>
        </w:rPr>
      </w:pPr>
      <w:r w:rsidRPr="002A7531">
        <w:rPr>
          <w:rFonts w:ascii="Arial" w:hAnsi="Arial" w:cs="Arial"/>
        </w:rPr>
        <w:t>Data collection and preparation</w:t>
      </w:r>
      <w:r w:rsidR="00B306F7" w:rsidRPr="002A7531">
        <w:rPr>
          <w:rFonts w:ascii="Arial" w:hAnsi="Arial" w:cs="Arial"/>
        </w:rPr>
        <w:t>.</w:t>
      </w:r>
    </w:p>
    <w:p w14:paraId="53850C92" w14:textId="732841F0" w:rsidR="00B306F7" w:rsidRPr="002A7531" w:rsidRDefault="00B306F7" w:rsidP="00DD66C9">
      <w:pPr>
        <w:pStyle w:val="NormalWeb"/>
        <w:ind w:left="720"/>
        <w:jc w:val="both"/>
        <w:rPr>
          <w:rFonts w:ascii="Arial" w:hAnsi="Arial" w:cs="Arial"/>
        </w:rPr>
      </w:pPr>
      <w:r w:rsidRPr="002A7531">
        <w:rPr>
          <w:rFonts w:ascii="Arial" w:hAnsi="Arial" w:cs="Arial"/>
        </w:rPr>
        <w:t xml:space="preserve">The data will be </w:t>
      </w:r>
      <w:r w:rsidR="00942B7C" w:rsidRPr="002A7531">
        <w:rPr>
          <w:rFonts w:ascii="Arial" w:hAnsi="Arial" w:cs="Arial"/>
        </w:rPr>
        <w:t xml:space="preserve">collected, </w:t>
      </w:r>
      <w:r w:rsidRPr="002A7531">
        <w:rPr>
          <w:rFonts w:ascii="Arial" w:hAnsi="Arial" w:cs="Arial"/>
        </w:rPr>
        <w:t>cleaned and prepared to identify missing values, duplicate records or differences in units of measurement. The final selection of variables (such as, revenue or number of employees) will depend on their availability, quality and consistency.</w:t>
      </w:r>
    </w:p>
    <w:p w14:paraId="021C404E" w14:textId="7D03ED17" w:rsidR="00B306F7" w:rsidRPr="002A7531" w:rsidRDefault="00B306F7" w:rsidP="00B306F7">
      <w:pPr>
        <w:pStyle w:val="NormalWeb"/>
        <w:numPr>
          <w:ilvl w:val="0"/>
          <w:numId w:val="3"/>
        </w:numPr>
        <w:rPr>
          <w:rFonts w:ascii="Arial" w:hAnsi="Arial" w:cs="Arial"/>
        </w:rPr>
      </w:pPr>
      <w:r w:rsidRPr="002A7531">
        <w:rPr>
          <w:rFonts w:ascii="Arial" w:hAnsi="Arial" w:cs="Arial"/>
        </w:rPr>
        <w:t xml:space="preserve">Exploratory data analysis. </w:t>
      </w:r>
    </w:p>
    <w:p w14:paraId="424C5C50" w14:textId="6AE51DA0" w:rsidR="00B306F7" w:rsidRPr="002A7531" w:rsidRDefault="00B306F7" w:rsidP="00DD66C9">
      <w:pPr>
        <w:pStyle w:val="NormalWeb"/>
        <w:ind w:left="720"/>
        <w:jc w:val="both"/>
        <w:rPr>
          <w:rFonts w:ascii="Arial" w:hAnsi="Arial" w:cs="Arial"/>
        </w:rPr>
      </w:pPr>
      <w:r w:rsidRPr="002A7531">
        <w:rPr>
          <w:rFonts w:ascii="Arial" w:hAnsi="Arial" w:cs="Arial"/>
        </w:rPr>
        <w:t>An</w:t>
      </w:r>
      <w:r w:rsidR="00BB0296" w:rsidRPr="002A7531">
        <w:rPr>
          <w:rFonts w:ascii="Arial" w:hAnsi="Arial" w:cs="Arial"/>
        </w:rPr>
        <w:t xml:space="preserve"> exploratory data analysis will be conducted using descriptive statistics, visualization and correlation analysis. The main objective will be to identify patterns in emissions and explore the relationships between emissions and company characteristics. This analysis will also allow us to define the mean, median, standard deviation, minimum and maximum values as well as the identification of missing and outlier values.</w:t>
      </w:r>
    </w:p>
    <w:p w14:paraId="0B217902" w14:textId="700CF40C" w:rsidR="00BB7764" w:rsidRPr="002A7531" w:rsidRDefault="00BB7764" w:rsidP="00BB7764">
      <w:pPr>
        <w:pStyle w:val="NormalWeb"/>
        <w:numPr>
          <w:ilvl w:val="0"/>
          <w:numId w:val="3"/>
        </w:numPr>
        <w:jc w:val="both"/>
        <w:rPr>
          <w:rFonts w:ascii="Arial" w:hAnsi="Arial" w:cs="Arial"/>
        </w:rPr>
      </w:pPr>
      <w:r w:rsidRPr="002A7531">
        <w:rPr>
          <w:rFonts w:ascii="Arial" w:hAnsi="Arial" w:cs="Arial"/>
        </w:rPr>
        <w:t>Predictive modelling</w:t>
      </w:r>
    </w:p>
    <w:p w14:paraId="369E8569" w14:textId="77777777" w:rsidR="00236F11" w:rsidRPr="002A7531" w:rsidRDefault="00236F11" w:rsidP="00BB7764">
      <w:pPr>
        <w:pStyle w:val="NormalWeb"/>
        <w:ind w:left="720"/>
        <w:jc w:val="both"/>
        <w:rPr>
          <w:rFonts w:ascii="Arial" w:hAnsi="Arial" w:cs="Arial"/>
        </w:rPr>
      </w:pPr>
      <w:r w:rsidRPr="002A7531">
        <w:rPr>
          <w:rFonts w:ascii="Arial" w:hAnsi="Arial" w:cs="Arial"/>
        </w:rPr>
        <w:t xml:space="preserve">In this first approach, the idea is to use a supervised learning method since the dataset will include known historical GHG emission values that can be used to train and evaluate the model. </w:t>
      </w:r>
    </w:p>
    <w:p w14:paraId="19D6F1C1" w14:textId="139A8FE4" w:rsidR="00CE790D" w:rsidRPr="002A7531" w:rsidRDefault="00236F11" w:rsidP="00BB7764">
      <w:pPr>
        <w:pStyle w:val="NormalWeb"/>
        <w:ind w:left="720"/>
        <w:jc w:val="both"/>
        <w:rPr>
          <w:rFonts w:ascii="Arial" w:hAnsi="Arial" w:cs="Arial"/>
        </w:rPr>
      </w:pPr>
      <w:r w:rsidRPr="002A7531">
        <w:rPr>
          <w:rFonts w:ascii="Arial" w:hAnsi="Arial" w:cs="Arial"/>
        </w:rPr>
        <w:t>Since the goal is to estimate future values of Scope 1 and 2 expressed in tCO</w:t>
      </w:r>
      <w:r w:rsidRPr="002A7531">
        <w:rPr>
          <w:rFonts w:ascii="Arial" w:hAnsi="Arial" w:cs="Arial"/>
          <w:vertAlign w:val="subscript"/>
        </w:rPr>
        <w:t>2</w:t>
      </w:r>
      <w:r w:rsidRPr="002A7531">
        <w:rPr>
          <w:rFonts w:ascii="Arial" w:hAnsi="Arial" w:cs="Arial"/>
        </w:rPr>
        <w:t xml:space="preserve">e a regression model is proposed. Linear regression will be considered because of its usefulness in analysing the relationship between the available corporate </w:t>
      </w:r>
      <w:r w:rsidRPr="002A7531">
        <w:rPr>
          <w:rFonts w:ascii="Arial" w:hAnsi="Arial" w:cs="Arial"/>
        </w:rPr>
        <w:lastRenderedPageBreak/>
        <w:t>variables and emissions additionally the review of the academic literature has made it possible to identify the use of regression techniques in prediction and emissions analysis studies, which provides a basis for considering this approach in the current project</w:t>
      </w:r>
      <w:r w:rsidR="00660905" w:rsidRPr="002A7531">
        <w:rPr>
          <w:rFonts w:ascii="Arial" w:hAnsi="Arial" w:cs="Arial"/>
        </w:rPr>
        <w:t xml:space="preserve"> (Habeeb and Al-Husseini 2024)</w:t>
      </w:r>
      <w:r w:rsidRPr="002A7531">
        <w:rPr>
          <w:rFonts w:ascii="Arial" w:hAnsi="Arial" w:cs="Arial"/>
        </w:rPr>
        <w:t>. However, the final choice of model will depend on the quantity, quality, and temporal structure of the collected data.</w:t>
      </w:r>
    </w:p>
    <w:p w14:paraId="2772E1EB" w14:textId="77777777" w:rsidR="00CE790D" w:rsidRPr="002A7531" w:rsidRDefault="00CE790D" w:rsidP="00CE790D">
      <w:pPr>
        <w:pStyle w:val="NormalWeb"/>
        <w:numPr>
          <w:ilvl w:val="0"/>
          <w:numId w:val="3"/>
        </w:numPr>
        <w:jc w:val="both"/>
        <w:rPr>
          <w:rFonts w:ascii="Arial" w:hAnsi="Arial" w:cs="Arial"/>
          <w:lang w:val="pt-BR"/>
        </w:rPr>
      </w:pPr>
      <w:r w:rsidRPr="002A7531">
        <w:rPr>
          <w:rFonts w:ascii="Arial" w:hAnsi="Arial" w:cs="Arial"/>
          <w:lang w:val="pt-BR"/>
        </w:rPr>
        <w:t xml:space="preserve">Model evaluation and interpretation. </w:t>
      </w:r>
    </w:p>
    <w:p w14:paraId="14AC6BD3" w14:textId="21A059C2" w:rsidR="0010601E" w:rsidRPr="002A7531" w:rsidRDefault="009557D2" w:rsidP="0010601E">
      <w:pPr>
        <w:pStyle w:val="NormalWeb"/>
        <w:ind w:left="720"/>
        <w:jc w:val="both"/>
        <w:rPr>
          <w:rFonts w:ascii="Arial" w:hAnsi="Arial" w:cs="Arial"/>
        </w:rPr>
      </w:pPr>
      <w:r w:rsidRPr="002A7531">
        <w:rPr>
          <w:rFonts w:ascii="Arial" w:hAnsi="Arial" w:cs="Arial"/>
        </w:rPr>
        <w:t xml:space="preserve">According to the literature, metrics such as Mean Absolute Error (MAE), Mean Squared Error (MSE), R-squared (R²), and adjusted R-squared (Adj-R²) can be used for regression models. For the purposes of this project, we will use Mean Squared Error (MSE) and R-squared (R²), as their use has already been reported in similar projects </w:t>
      </w:r>
      <w:r w:rsidR="00782F9C" w:rsidRPr="002A7531">
        <w:rPr>
          <w:rFonts w:ascii="Arial" w:hAnsi="Arial" w:cs="Arial"/>
        </w:rPr>
        <w:t>(Habeeb and Al-Husseini 202</w:t>
      </w:r>
      <w:r w:rsidR="00FB61EE" w:rsidRPr="002A7531">
        <w:rPr>
          <w:rFonts w:ascii="Arial" w:hAnsi="Arial" w:cs="Arial"/>
        </w:rPr>
        <w:t>4</w:t>
      </w:r>
      <w:r w:rsidRPr="002A7531">
        <w:rPr>
          <w:rFonts w:ascii="Arial" w:hAnsi="Arial" w:cs="Arial"/>
        </w:rPr>
        <w:t>).</w:t>
      </w:r>
    </w:p>
    <w:p w14:paraId="67C6012B" w14:textId="6889B2CC" w:rsidR="003D6B61" w:rsidRPr="002A7531" w:rsidRDefault="003D6B61" w:rsidP="003D6B61">
      <w:pPr>
        <w:pStyle w:val="NormalWeb"/>
        <w:ind w:left="720"/>
        <w:jc w:val="center"/>
        <w:rPr>
          <w:rFonts w:ascii="Arial" w:hAnsi="Arial" w:cs="Arial"/>
        </w:rPr>
      </w:pPr>
      <w:r w:rsidRPr="002A7531">
        <w:rPr>
          <w:rFonts w:ascii="Arial" w:hAnsi="Arial" w:cs="Arial"/>
          <w:noProof/>
        </w:rPr>
        <w:drawing>
          <wp:inline distT="0" distB="0" distL="0" distR="0" wp14:anchorId="52A911D9" wp14:editId="4A3C1045">
            <wp:extent cx="5289225" cy="3562350"/>
            <wp:effectExtent l="0" t="0" r="6985" b="0"/>
            <wp:docPr id="1522130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15572" cy="3580095"/>
                    </a:xfrm>
                    <a:prstGeom prst="rect">
                      <a:avLst/>
                    </a:prstGeom>
                    <a:noFill/>
                  </pic:spPr>
                </pic:pic>
              </a:graphicData>
            </a:graphic>
          </wp:inline>
        </w:drawing>
      </w:r>
    </w:p>
    <w:p w14:paraId="61138B94" w14:textId="10C15748" w:rsidR="00256605" w:rsidRPr="002A7531" w:rsidRDefault="0010601E" w:rsidP="003D6B61">
      <w:pPr>
        <w:pStyle w:val="NormalWeb"/>
        <w:ind w:left="720"/>
        <w:jc w:val="center"/>
        <w:rPr>
          <w:rFonts w:ascii="Arial" w:hAnsi="Arial" w:cs="Arial"/>
        </w:rPr>
      </w:pPr>
      <w:r w:rsidRPr="002A7531">
        <w:rPr>
          <w:rFonts w:ascii="Arial" w:hAnsi="Arial" w:cs="Arial"/>
        </w:rPr>
        <w:t>Figure 3</w:t>
      </w:r>
      <w:r w:rsidRPr="002A7531">
        <w:rPr>
          <w:rFonts w:ascii="Arial" w:hAnsi="Arial" w:cs="Arial"/>
          <w:b/>
          <w:bCs/>
        </w:rPr>
        <w:t xml:space="preserve">. </w:t>
      </w:r>
      <w:r w:rsidRPr="002A7531">
        <w:rPr>
          <w:rStyle w:val="Strong"/>
          <w:rFonts w:ascii="Arial" w:hAnsi="Arial" w:cs="Arial"/>
          <w:b w:val="0"/>
          <w:bCs w:val="0"/>
        </w:rPr>
        <w:t>High-level architectural diagram.</w:t>
      </w:r>
      <w:r w:rsidRPr="002A7531">
        <w:rPr>
          <w:rFonts w:ascii="Arial" w:hAnsi="Arial" w:cs="Arial"/>
        </w:rPr>
        <w:t xml:space="preserve"> </w:t>
      </w:r>
    </w:p>
    <w:p w14:paraId="6363CCA9" w14:textId="62344F90" w:rsidR="00D31A3B" w:rsidRPr="002A7531" w:rsidRDefault="001266BE" w:rsidP="00D31A3B">
      <w:pPr>
        <w:pStyle w:val="Heading2"/>
        <w:rPr>
          <w:rFonts w:ascii="Arial" w:hAnsi="Arial" w:cs="Arial"/>
          <w:b/>
          <w:bCs/>
          <w:color w:val="auto"/>
          <w:sz w:val="28"/>
          <w:szCs w:val="28"/>
          <w:rPrChange w:id="107" w:author="Andrea D" w:date="2026-10-15T23:14:00Z" w16du:dateUtc="2026-10-15T22:14:00Z">
            <w:rPr>
              <w:rFonts w:ascii="Arial" w:hAnsi="Arial" w:cs="Arial"/>
              <w:b/>
              <w:bCs/>
              <w:color w:val="auto"/>
            </w:rPr>
          </w:rPrChange>
        </w:rPr>
      </w:pPr>
      <w:bookmarkStart w:id="108" w:name="_Toc241617509"/>
      <w:bookmarkStart w:id="109" w:name="_Toc243001411"/>
      <w:r w:rsidRPr="002A7531">
        <w:rPr>
          <w:rFonts w:ascii="Arial" w:hAnsi="Arial" w:cs="Arial"/>
          <w:b/>
          <w:bCs/>
          <w:color w:val="auto"/>
          <w:sz w:val="28"/>
          <w:szCs w:val="28"/>
          <w:rPrChange w:id="110" w:author="Andrea D" w:date="2026-10-15T23:14:00Z" w16du:dateUtc="2026-10-15T22:14:00Z">
            <w:rPr>
              <w:rFonts w:ascii="Arial" w:hAnsi="Arial" w:cs="Arial"/>
              <w:b/>
              <w:bCs/>
              <w:color w:val="auto"/>
            </w:rPr>
          </w:rPrChange>
        </w:rPr>
        <w:t>VII</w:t>
      </w:r>
      <w:r w:rsidR="00D31A3B" w:rsidRPr="002A7531">
        <w:rPr>
          <w:rFonts w:ascii="Arial" w:hAnsi="Arial" w:cs="Arial"/>
          <w:b/>
          <w:bCs/>
          <w:color w:val="auto"/>
          <w:sz w:val="28"/>
          <w:szCs w:val="28"/>
          <w:rPrChange w:id="111" w:author="Andrea D" w:date="2026-10-15T23:14:00Z" w16du:dateUtc="2026-10-15T22:14:00Z">
            <w:rPr>
              <w:rFonts w:ascii="Arial" w:hAnsi="Arial" w:cs="Arial"/>
              <w:b/>
              <w:bCs/>
              <w:color w:val="auto"/>
            </w:rPr>
          </w:rPrChange>
        </w:rPr>
        <w:t>. Data Sources</w:t>
      </w:r>
      <w:bookmarkEnd w:id="108"/>
      <w:bookmarkEnd w:id="109"/>
    </w:p>
    <w:p w14:paraId="134D399D" w14:textId="2204ED8D" w:rsidR="005D78CE" w:rsidRPr="002A7531" w:rsidRDefault="005D78CE" w:rsidP="005D78CE">
      <w:pPr>
        <w:pStyle w:val="NormalWeb"/>
        <w:jc w:val="both"/>
        <w:rPr>
          <w:rFonts w:ascii="Arial" w:hAnsi="Arial" w:cs="Arial"/>
        </w:rPr>
      </w:pPr>
      <w:r w:rsidRPr="002A7531">
        <w:rPr>
          <w:rFonts w:ascii="Arial" w:hAnsi="Arial" w:cs="Arial"/>
        </w:rPr>
        <w:t xml:space="preserve">The primary data source will be the Mycelium database, which provides academic API access for research purposes. The project will aim to obtain approximately 20,000 observations of </w:t>
      </w:r>
      <w:r w:rsidR="00DA3318" w:rsidRPr="002A7531">
        <w:rPr>
          <w:rFonts w:ascii="Arial" w:hAnsi="Arial" w:cs="Arial"/>
        </w:rPr>
        <w:t xml:space="preserve">GHG emissions of </w:t>
      </w:r>
      <w:r w:rsidRPr="002A7531">
        <w:rPr>
          <w:rFonts w:ascii="Arial" w:hAnsi="Arial" w:cs="Arial"/>
        </w:rPr>
        <w:t>manufacturing companies</w:t>
      </w:r>
      <w:r w:rsidR="00DA3318" w:rsidRPr="002A7531">
        <w:rPr>
          <w:rFonts w:ascii="Arial" w:hAnsi="Arial" w:cs="Arial"/>
        </w:rPr>
        <w:t xml:space="preserve">. However, this target will depend on the availability, quality and variety of the data obtained. </w:t>
      </w:r>
    </w:p>
    <w:p w14:paraId="3317E00D" w14:textId="149D3C30" w:rsidR="00B306F7" w:rsidRPr="002A7531" w:rsidRDefault="00DA3318" w:rsidP="00864A8F">
      <w:pPr>
        <w:pStyle w:val="NormalWeb"/>
        <w:jc w:val="both"/>
        <w:rPr>
          <w:rFonts w:ascii="Arial" w:hAnsi="Arial" w:cs="Arial"/>
          <w:b/>
          <w:bCs/>
        </w:rPr>
      </w:pPr>
      <w:r w:rsidRPr="002A7531">
        <w:rPr>
          <w:rFonts w:ascii="Arial" w:hAnsi="Arial" w:cs="Arial"/>
        </w:rPr>
        <w:t xml:space="preserve">If Mycelium does not provide sufficient suitable data, alternative sources will be considered, including Ireland’s Central Statistics Office (CSO) and Mexico’s National Institute of Ecology and Climate Change (INECC). Which data access is free. </w:t>
      </w:r>
    </w:p>
    <w:p w14:paraId="0E00CFD1" w14:textId="1FAC23E3" w:rsidR="00D31A3B" w:rsidRPr="002A7531" w:rsidRDefault="001266BE" w:rsidP="00D31A3B">
      <w:pPr>
        <w:pStyle w:val="Heading2"/>
        <w:rPr>
          <w:rFonts w:ascii="Arial" w:hAnsi="Arial" w:cs="Arial"/>
          <w:b/>
          <w:bCs/>
          <w:color w:val="auto"/>
          <w:sz w:val="28"/>
          <w:szCs w:val="28"/>
          <w:rPrChange w:id="112" w:author="Andrea D" w:date="2026-10-15T23:15:00Z" w16du:dateUtc="2026-10-15T22:15:00Z">
            <w:rPr>
              <w:rFonts w:ascii="Arial" w:hAnsi="Arial" w:cs="Arial"/>
              <w:b/>
              <w:bCs/>
              <w:color w:val="auto"/>
            </w:rPr>
          </w:rPrChange>
        </w:rPr>
      </w:pPr>
      <w:bookmarkStart w:id="113" w:name="_Toc241617510"/>
      <w:bookmarkStart w:id="114" w:name="_Toc243001412"/>
      <w:r w:rsidRPr="002A7531">
        <w:rPr>
          <w:rFonts w:ascii="Arial" w:hAnsi="Arial" w:cs="Arial"/>
          <w:b/>
          <w:bCs/>
          <w:color w:val="auto"/>
          <w:sz w:val="28"/>
          <w:szCs w:val="28"/>
          <w:rPrChange w:id="115" w:author="Andrea D" w:date="2026-10-15T23:15:00Z" w16du:dateUtc="2026-10-15T22:15:00Z">
            <w:rPr>
              <w:rFonts w:ascii="Arial" w:hAnsi="Arial" w:cs="Arial"/>
              <w:b/>
              <w:bCs/>
              <w:color w:val="auto"/>
            </w:rPr>
          </w:rPrChange>
        </w:rPr>
        <w:lastRenderedPageBreak/>
        <w:t>VII</w:t>
      </w:r>
      <w:r w:rsidR="00D31A3B" w:rsidRPr="002A7531">
        <w:rPr>
          <w:rFonts w:ascii="Arial" w:hAnsi="Arial" w:cs="Arial"/>
          <w:b/>
          <w:bCs/>
          <w:color w:val="auto"/>
          <w:sz w:val="28"/>
          <w:szCs w:val="28"/>
          <w:rPrChange w:id="116" w:author="Andrea D" w:date="2026-10-15T23:15:00Z" w16du:dateUtc="2026-10-15T22:15:00Z">
            <w:rPr>
              <w:rFonts w:ascii="Arial" w:hAnsi="Arial" w:cs="Arial"/>
              <w:b/>
              <w:bCs/>
              <w:color w:val="auto"/>
            </w:rPr>
          </w:rPrChange>
        </w:rPr>
        <w:t>. Expected Deliverables</w:t>
      </w:r>
      <w:bookmarkEnd w:id="113"/>
      <w:bookmarkEnd w:id="114"/>
    </w:p>
    <w:p w14:paraId="66F58449" w14:textId="16F70602" w:rsidR="00EB75F6" w:rsidRPr="002A7531" w:rsidRDefault="00EB75F6" w:rsidP="00D31A3B">
      <w:pPr>
        <w:pStyle w:val="NormalWeb"/>
        <w:rPr>
          <w:rFonts w:ascii="Arial" w:hAnsi="Arial" w:cs="Arial"/>
        </w:rPr>
      </w:pPr>
      <w:r w:rsidRPr="002A7531">
        <w:rPr>
          <w:rFonts w:ascii="Arial" w:hAnsi="Arial" w:cs="Arial"/>
        </w:rPr>
        <w:t>By the end of Semester 2, the project is expected to deliver:</w:t>
      </w:r>
    </w:p>
    <w:p w14:paraId="3E4EF124" w14:textId="60089010" w:rsidR="00EB75F6" w:rsidRPr="002A7531" w:rsidRDefault="00300C6C" w:rsidP="00300C6C">
      <w:pPr>
        <w:pStyle w:val="NormalWeb"/>
        <w:numPr>
          <w:ilvl w:val="0"/>
          <w:numId w:val="4"/>
        </w:numPr>
        <w:jc w:val="both"/>
        <w:rPr>
          <w:rFonts w:ascii="Arial" w:hAnsi="Arial" w:cs="Arial"/>
        </w:rPr>
      </w:pPr>
      <w:r w:rsidRPr="002A7531">
        <w:rPr>
          <w:rFonts w:ascii="Arial" w:hAnsi="Arial" w:cs="Arial"/>
        </w:rPr>
        <w:t xml:space="preserve">A cleaned and integrated dataset containing historical GHG emissions data for the manufacturing sector, along with relevant corporate characteristics where available. </w:t>
      </w:r>
    </w:p>
    <w:p w14:paraId="5E2F3306" w14:textId="5E876EF4" w:rsidR="00300C6C" w:rsidRPr="002A7531" w:rsidRDefault="00300C6C" w:rsidP="00300C6C">
      <w:pPr>
        <w:pStyle w:val="NormalWeb"/>
        <w:numPr>
          <w:ilvl w:val="0"/>
          <w:numId w:val="4"/>
        </w:numPr>
        <w:jc w:val="both"/>
        <w:rPr>
          <w:rFonts w:ascii="Arial" w:hAnsi="Arial" w:cs="Arial"/>
        </w:rPr>
      </w:pPr>
      <w:r w:rsidRPr="002A7531">
        <w:rPr>
          <w:rFonts w:ascii="Arial" w:hAnsi="Arial" w:cs="Arial"/>
        </w:rPr>
        <w:t xml:space="preserve">An exploratory data analysis report identifying historical emissions patterns and relationships between emissions and business growth indicators such as revenue and number of employees. </w:t>
      </w:r>
    </w:p>
    <w:p w14:paraId="199EF1BF" w14:textId="62D00C9A" w:rsidR="00300C6C" w:rsidRPr="002A7531" w:rsidRDefault="00300C6C" w:rsidP="00300C6C">
      <w:pPr>
        <w:pStyle w:val="NormalWeb"/>
        <w:numPr>
          <w:ilvl w:val="0"/>
          <w:numId w:val="4"/>
        </w:numPr>
        <w:jc w:val="both"/>
        <w:rPr>
          <w:rFonts w:ascii="Arial" w:hAnsi="Arial" w:cs="Arial"/>
        </w:rPr>
      </w:pPr>
      <w:r w:rsidRPr="002A7531">
        <w:rPr>
          <w:rFonts w:ascii="Arial" w:hAnsi="Arial" w:cs="Arial"/>
        </w:rPr>
        <w:t>A predictive model developed in Jupyter Notebook to estimate future GHG emissions</w:t>
      </w:r>
      <w:r w:rsidR="00456CA2" w:rsidRPr="002A7531">
        <w:rPr>
          <w:rFonts w:ascii="Arial" w:hAnsi="Arial" w:cs="Arial"/>
        </w:rPr>
        <w:t xml:space="preserve"> accompanied by an evaluation of its predictive performance using appropriate metrics. </w:t>
      </w:r>
    </w:p>
    <w:p w14:paraId="6F05D0E7" w14:textId="40EE6CD6" w:rsidR="00456CA2" w:rsidRPr="002A7531" w:rsidRDefault="00456CA2" w:rsidP="00300C6C">
      <w:pPr>
        <w:pStyle w:val="NormalWeb"/>
        <w:numPr>
          <w:ilvl w:val="0"/>
          <w:numId w:val="4"/>
        </w:numPr>
        <w:jc w:val="both"/>
        <w:rPr>
          <w:rFonts w:ascii="Arial" w:hAnsi="Arial" w:cs="Arial"/>
        </w:rPr>
      </w:pPr>
      <w:r w:rsidRPr="002A7531">
        <w:rPr>
          <w:rFonts w:ascii="Arial" w:hAnsi="Arial" w:cs="Arial"/>
        </w:rPr>
        <w:t xml:space="preserve">A final project report presenting results, limitations and potential implications of the findings for strategic sustainability planning. </w:t>
      </w:r>
    </w:p>
    <w:p w14:paraId="0BFFD113" w14:textId="229B8077" w:rsidR="00D31A3B" w:rsidRPr="002A7531" w:rsidRDefault="001266BE" w:rsidP="00D31A3B">
      <w:pPr>
        <w:pStyle w:val="Heading2"/>
        <w:rPr>
          <w:rFonts w:ascii="Arial" w:hAnsi="Arial" w:cs="Arial"/>
          <w:b/>
          <w:bCs/>
          <w:color w:val="auto"/>
          <w:sz w:val="28"/>
          <w:szCs w:val="28"/>
          <w:rPrChange w:id="117" w:author="Andrea D" w:date="2026-10-15T23:15:00Z" w16du:dateUtc="2026-10-15T22:15:00Z">
            <w:rPr>
              <w:rFonts w:ascii="Arial" w:hAnsi="Arial" w:cs="Arial"/>
              <w:b/>
              <w:bCs/>
              <w:color w:val="auto"/>
            </w:rPr>
          </w:rPrChange>
        </w:rPr>
      </w:pPr>
      <w:bookmarkStart w:id="118" w:name="_Toc241617511"/>
      <w:bookmarkStart w:id="119" w:name="_Toc243001413"/>
      <w:r w:rsidRPr="002A7531">
        <w:rPr>
          <w:rFonts w:ascii="Arial" w:hAnsi="Arial" w:cs="Arial"/>
          <w:b/>
          <w:bCs/>
          <w:color w:val="auto"/>
          <w:sz w:val="28"/>
          <w:szCs w:val="28"/>
          <w:rPrChange w:id="120" w:author="Andrea D" w:date="2026-10-15T23:15:00Z" w16du:dateUtc="2026-10-15T22:15:00Z">
            <w:rPr>
              <w:rFonts w:ascii="Arial" w:hAnsi="Arial" w:cs="Arial"/>
              <w:b/>
              <w:bCs/>
              <w:color w:val="auto"/>
            </w:rPr>
          </w:rPrChange>
        </w:rPr>
        <w:t>IX</w:t>
      </w:r>
      <w:r w:rsidR="00D31A3B" w:rsidRPr="002A7531">
        <w:rPr>
          <w:rFonts w:ascii="Arial" w:hAnsi="Arial" w:cs="Arial"/>
          <w:b/>
          <w:bCs/>
          <w:color w:val="auto"/>
          <w:sz w:val="28"/>
          <w:szCs w:val="28"/>
          <w:rPrChange w:id="121" w:author="Andrea D" w:date="2026-10-15T23:15:00Z" w16du:dateUtc="2026-10-15T22:15:00Z">
            <w:rPr>
              <w:rFonts w:ascii="Arial" w:hAnsi="Arial" w:cs="Arial"/>
              <w:b/>
              <w:bCs/>
              <w:color w:val="auto"/>
            </w:rPr>
          </w:rPrChange>
        </w:rPr>
        <w:t>. Project Timeline</w:t>
      </w:r>
      <w:bookmarkEnd w:id="118"/>
      <w:bookmarkEnd w:id="119"/>
    </w:p>
    <w:p w14:paraId="7866E2C3" w14:textId="1267B431" w:rsidR="006709A2" w:rsidRPr="002A7531" w:rsidRDefault="006709A2" w:rsidP="006709A2">
      <w:pPr>
        <w:pStyle w:val="NormalWeb"/>
        <w:jc w:val="center"/>
        <w:rPr>
          <w:rStyle w:val="Strong"/>
          <w:rFonts w:ascii="Arial" w:hAnsi="Arial" w:cs="Arial"/>
          <w:b w:val="0"/>
          <w:bCs w:val="0"/>
        </w:rPr>
      </w:pPr>
      <w:r w:rsidRPr="002A7531">
        <w:rPr>
          <w:rStyle w:val="Strong"/>
          <w:rFonts w:ascii="Arial" w:hAnsi="Arial" w:cs="Arial"/>
          <w:b w:val="0"/>
          <w:bCs w:val="0"/>
          <w:noProof/>
          <w:rPrChange w:id="122" w:author="Andrea D" w:date="2026-10-15T23:14:00Z" w16du:dateUtc="2026-10-15T22:14:00Z">
            <w:rPr>
              <w:rStyle w:val="Strong"/>
              <w:b w:val="0"/>
              <w:bCs w:val="0"/>
              <w:noProof/>
            </w:rPr>
          </w:rPrChange>
        </w:rPr>
        <w:drawing>
          <wp:inline distT="0" distB="0" distL="0" distR="0" wp14:anchorId="018DB9C4" wp14:editId="31D714A7">
            <wp:extent cx="5731510" cy="2994660"/>
            <wp:effectExtent l="0" t="0" r="2540" b="0"/>
            <wp:docPr id="19263328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700485F7" w14:textId="6ED18EF9" w:rsidR="00D31A3B" w:rsidRPr="002A7531" w:rsidRDefault="006709A2" w:rsidP="006709A2">
      <w:pPr>
        <w:pStyle w:val="NormalWeb"/>
        <w:jc w:val="center"/>
        <w:rPr>
          <w:rFonts w:ascii="Arial" w:hAnsi="Arial" w:cs="Arial"/>
          <w:b/>
          <w:bCs/>
        </w:rPr>
      </w:pPr>
      <w:r w:rsidRPr="002A7531">
        <w:rPr>
          <w:rStyle w:val="Strong"/>
          <w:rFonts w:ascii="Arial" w:hAnsi="Arial" w:cs="Arial"/>
          <w:b w:val="0"/>
          <w:bCs w:val="0"/>
        </w:rPr>
        <w:t>Figure 4. Hi</w:t>
      </w:r>
      <w:r w:rsidR="00D31A3B" w:rsidRPr="002A7531">
        <w:rPr>
          <w:rStyle w:val="Strong"/>
          <w:rFonts w:ascii="Arial" w:hAnsi="Arial" w:cs="Arial"/>
          <w:b w:val="0"/>
          <w:bCs w:val="0"/>
        </w:rPr>
        <w:t>gh-level project timeline diagram</w:t>
      </w:r>
      <w:r w:rsidRPr="002A7531">
        <w:rPr>
          <w:rStyle w:val="Strong"/>
          <w:rFonts w:ascii="Arial" w:hAnsi="Arial" w:cs="Arial"/>
          <w:b w:val="0"/>
          <w:bCs w:val="0"/>
        </w:rPr>
        <w:t>.</w:t>
      </w:r>
    </w:p>
    <w:p w14:paraId="78943A2E" w14:textId="3531B852" w:rsidR="00D31A3B" w:rsidRPr="002A7531" w:rsidRDefault="001266BE" w:rsidP="00D31A3B">
      <w:pPr>
        <w:pStyle w:val="Heading2"/>
        <w:rPr>
          <w:rFonts w:ascii="Arial" w:hAnsi="Arial" w:cs="Arial"/>
          <w:b/>
          <w:bCs/>
          <w:color w:val="auto"/>
          <w:sz w:val="24"/>
          <w:szCs w:val="24"/>
          <w:rPrChange w:id="123" w:author="Andrea D" w:date="2026-10-15T23:14:00Z" w16du:dateUtc="2026-10-15T22:14:00Z">
            <w:rPr>
              <w:rFonts w:ascii="Arial" w:hAnsi="Arial" w:cs="Arial"/>
              <w:b/>
              <w:bCs/>
              <w:color w:val="auto"/>
            </w:rPr>
          </w:rPrChange>
        </w:rPr>
      </w:pPr>
      <w:bookmarkStart w:id="124" w:name="_Toc241617512"/>
      <w:bookmarkStart w:id="125" w:name="_Toc243001414"/>
      <w:r w:rsidRPr="002A7531">
        <w:rPr>
          <w:rFonts w:ascii="Arial" w:hAnsi="Arial" w:cs="Arial"/>
          <w:b/>
          <w:bCs/>
          <w:color w:val="auto"/>
          <w:sz w:val="24"/>
          <w:szCs w:val="24"/>
          <w:rPrChange w:id="126" w:author="Andrea D" w:date="2026-10-15T23:14:00Z" w16du:dateUtc="2026-10-15T22:14:00Z">
            <w:rPr>
              <w:rFonts w:ascii="Arial" w:hAnsi="Arial" w:cs="Arial"/>
              <w:b/>
              <w:bCs/>
              <w:color w:val="auto"/>
            </w:rPr>
          </w:rPrChange>
        </w:rPr>
        <w:t>X</w:t>
      </w:r>
      <w:r w:rsidR="00D31A3B" w:rsidRPr="002A7531">
        <w:rPr>
          <w:rFonts w:ascii="Arial" w:hAnsi="Arial" w:cs="Arial"/>
          <w:b/>
          <w:bCs/>
          <w:color w:val="auto"/>
          <w:sz w:val="24"/>
          <w:szCs w:val="24"/>
          <w:rPrChange w:id="127" w:author="Andrea D" w:date="2026-10-15T23:14:00Z" w16du:dateUtc="2026-10-15T22:14:00Z">
            <w:rPr>
              <w:rFonts w:ascii="Arial" w:hAnsi="Arial" w:cs="Arial"/>
              <w:b/>
              <w:bCs/>
              <w:color w:val="auto"/>
            </w:rPr>
          </w:rPrChange>
        </w:rPr>
        <w:t>. Ethical and Legal Considerations</w:t>
      </w:r>
      <w:bookmarkEnd w:id="124"/>
      <w:bookmarkEnd w:id="125"/>
    </w:p>
    <w:p w14:paraId="6988F4D0" w14:textId="1AE48C01" w:rsidR="00D31A3B" w:rsidRPr="002A7531" w:rsidRDefault="006617F8" w:rsidP="002A7531">
      <w:pPr>
        <w:pStyle w:val="NormalWeb"/>
        <w:jc w:val="both"/>
        <w:rPr>
          <w:rFonts w:ascii="Arial" w:hAnsi="Arial" w:cs="Arial"/>
        </w:rPr>
        <w:pPrChange w:id="128" w:author="Andrea D" w:date="2026-10-15T23:15:00Z" w16du:dateUtc="2026-10-15T22:15:00Z">
          <w:pPr>
            <w:pStyle w:val="NormalWeb"/>
          </w:pPr>
        </w:pPrChange>
      </w:pPr>
      <w:r w:rsidRPr="002A7531">
        <w:rPr>
          <w:rFonts w:ascii="Arial" w:hAnsi="Arial" w:cs="Arial"/>
        </w:rPr>
        <w:t xml:space="preserve">The project exclusively processes corporate-level GHG emissions and organizational metrics. No personal identifiable information or personal data of individuals will be collected, which minimizes direct constraints related to </w:t>
      </w:r>
      <w:r w:rsidR="009212AC" w:rsidRPr="002A7531">
        <w:rPr>
          <w:rFonts w:ascii="Arial" w:hAnsi="Arial" w:cs="Arial"/>
        </w:rPr>
        <w:t>General Data Protection Regulation (</w:t>
      </w:r>
      <w:r w:rsidRPr="002A7531">
        <w:rPr>
          <w:rFonts w:ascii="Arial" w:hAnsi="Arial" w:cs="Arial"/>
        </w:rPr>
        <w:t>GDPR</w:t>
      </w:r>
      <w:r w:rsidR="009212AC" w:rsidRPr="002A7531">
        <w:rPr>
          <w:rFonts w:ascii="Arial" w:hAnsi="Arial" w:cs="Arial"/>
        </w:rPr>
        <w:t>)</w:t>
      </w:r>
      <w:r w:rsidRPr="002A7531">
        <w:rPr>
          <w:rFonts w:ascii="Arial" w:hAnsi="Arial" w:cs="Arial"/>
        </w:rPr>
        <w:t xml:space="preserve"> compli</w:t>
      </w:r>
      <w:r w:rsidR="00A750C5" w:rsidRPr="002A7531">
        <w:rPr>
          <w:rFonts w:ascii="Arial" w:hAnsi="Arial" w:cs="Arial"/>
        </w:rPr>
        <w:t xml:space="preserve">ance. </w:t>
      </w:r>
    </w:p>
    <w:p w14:paraId="35C1FCC1" w14:textId="3C01B8C0" w:rsidR="00B14691" w:rsidRDefault="00A750C5" w:rsidP="002A7531">
      <w:pPr>
        <w:pStyle w:val="NormalWeb"/>
        <w:jc w:val="both"/>
        <w:rPr>
          <w:rFonts w:ascii="Arial" w:hAnsi="Arial" w:cs="Arial"/>
        </w:rPr>
        <w:pPrChange w:id="129" w:author="Andrea D" w:date="2026-10-15T23:15:00Z" w16du:dateUtc="2026-10-15T22:15:00Z">
          <w:pPr>
            <w:pStyle w:val="NormalWeb"/>
          </w:pPr>
        </w:pPrChange>
      </w:pPr>
      <w:r w:rsidRPr="002A7531">
        <w:rPr>
          <w:rFonts w:ascii="Arial" w:hAnsi="Arial" w:cs="Arial"/>
        </w:rPr>
        <w:t xml:space="preserve">Access to the primary source (Mycelium) is authorized via an official academic API. Access to secondary sources (CSO Ireland and INECC Mexico) will be facilitated through open data frameworks. </w:t>
      </w:r>
      <w:r w:rsidR="00575699" w:rsidRPr="002A7531">
        <w:rPr>
          <w:rFonts w:ascii="Arial" w:hAnsi="Arial" w:cs="Arial"/>
        </w:rPr>
        <w:t>APIs keys will never be hardcoded into scripts or</w:t>
      </w:r>
      <w:r w:rsidR="00575699">
        <w:rPr>
          <w:rFonts w:ascii="Arial" w:hAnsi="Arial" w:cs="Arial"/>
        </w:rPr>
        <w:t xml:space="preserve"> </w:t>
      </w:r>
      <w:r w:rsidR="00575699">
        <w:rPr>
          <w:rFonts w:ascii="Arial" w:hAnsi="Arial" w:cs="Arial"/>
        </w:rPr>
        <w:lastRenderedPageBreak/>
        <w:t xml:space="preserve">committed to the institutional repository. All </w:t>
      </w:r>
      <w:r>
        <w:rPr>
          <w:rFonts w:ascii="Arial" w:hAnsi="Arial" w:cs="Arial"/>
        </w:rPr>
        <w:t xml:space="preserve">stages of this project will be documented in detail within Jupyter Notebook. </w:t>
      </w:r>
    </w:p>
    <w:p w14:paraId="26A7FBBF" w14:textId="4232B834" w:rsidR="000423DC" w:rsidRPr="002A7531" w:rsidRDefault="000423DC" w:rsidP="000423DC">
      <w:pPr>
        <w:pStyle w:val="Heading2"/>
        <w:rPr>
          <w:rFonts w:ascii="Arial" w:hAnsi="Arial" w:cs="Arial"/>
          <w:b/>
          <w:bCs/>
          <w:color w:val="auto"/>
          <w:sz w:val="28"/>
          <w:szCs w:val="28"/>
          <w:rPrChange w:id="130" w:author="Andrea D" w:date="2026-10-15T23:15:00Z" w16du:dateUtc="2026-10-15T22:15:00Z">
            <w:rPr>
              <w:rFonts w:ascii="Arial" w:hAnsi="Arial" w:cs="Arial"/>
              <w:b/>
              <w:bCs/>
              <w:color w:val="auto"/>
            </w:rPr>
          </w:rPrChange>
        </w:rPr>
      </w:pPr>
      <w:bookmarkStart w:id="131" w:name="_Toc243001415"/>
      <w:r w:rsidRPr="002A7531">
        <w:rPr>
          <w:rFonts w:ascii="Arial" w:hAnsi="Arial" w:cs="Arial"/>
          <w:b/>
          <w:bCs/>
          <w:color w:val="auto"/>
          <w:sz w:val="28"/>
          <w:szCs w:val="28"/>
          <w:rPrChange w:id="132" w:author="Andrea D" w:date="2026-10-15T23:15:00Z" w16du:dateUtc="2026-10-15T22:15:00Z">
            <w:rPr>
              <w:rFonts w:ascii="Arial" w:hAnsi="Arial" w:cs="Arial"/>
              <w:b/>
              <w:bCs/>
              <w:color w:val="auto"/>
            </w:rPr>
          </w:rPrChange>
        </w:rPr>
        <w:t>X</w:t>
      </w:r>
      <w:r w:rsidRPr="002A7531">
        <w:rPr>
          <w:rFonts w:ascii="Arial" w:hAnsi="Arial" w:cs="Arial"/>
          <w:b/>
          <w:bCs/>
          <w:color w:val="auto"/>
          <w:sz w:val="28"/>
          <w:szCs w:val="28"/>
          <w:rPrChange w:id="133" w:author="Andrea D" w:date="2026-10-15T23:15:00Z" w16du:dateUtc="2026-10-15T22:15:00Z">
            <w:rPr>
              <w:rFonts w:ascii="Arial" w:hAnsi="Arial" w:cs="Arial"/>
              <w:b/>
              <w:bCs/>
              <w:color w:val="auto"/>
            </w:rPr>
          </w:rPrChange>
        </w:rPr>
        <w:t>I</w:t>
      </w:r>
      <w:r w:rsidRPr="002A7531">
        <w:rPr>
          <w:rFonts w:ascii="Arial" w:hAnsi="Arial" w:cs="Arial"/>
          <w:b/>
          <w:bCs/>
          <w:color w:val="auto"/>
          <w:sz w:val="28"/>
          <w:szCs w:val="28"/>
          <w:rPrChange w:id="134" w:author="Andrea D" w:date="2026-10-15T23:15:00Z" w16du:dateUtc="2026-10-15T22:15:00Z">
            <w:rPr>
              <w:rFonts w:ascii="Arial" w:hAnsi="Arial" w:cs="Arial"/>
              <w:b/>
              <w:bCs/>
              <w:color w:val="auto"/>
            </w:rPr>
          </w:rPrChange>
        </w:rPr>
        <w:t xml:space="preserve">. </w:t>
      </w:r>
      <w:r w:rsidRPr="002A7531">
        <w:rPr>
          <w:rFonts w:ascii="Arial" w:hAnsi="Arial" w:cs="Arial"/>
          <w:b/>
          <w:bCs/>
          <w:color w:val="auto"/>
          <w:sz w:val="28"/>
          <w:szCs w:val="28"/>
          <w:rPrChange w:id="135" w:author="Andrea D" w:date="2026-10-15T23:15:00Z" w16du:dateUtc="2026-10-15T22:15:00Z">
            <w:rPr>
              <w:rFonts w:ascii="Arial" w:hAnsi="Arial" w:cs="Arial"/>
              <w:b/>
              <w:bCs/>
              <w:color w:val="auto"/>
            </w:rPr>
          </w:rPrChange>
        </w:rPr>
        <w:t>References</w:t>
      </w:r>
      <w:bookmarkEnd w:id="131"/>
    </w:p>
    <w:p w14:paraId="6E132300" w14:textId="15948195" w:rsidR="000423DC" w:rsidRPr="000423DC" w:rsidRDefault="000423DC" w:rsidP="000423DC">
      <w:pPr>
        <w:spacing w:line="278" w:lineRule="auto"/>
        <w:jc w:val="both"/>
        <w:rPr>
          <w:rFonts w:ascii="Arial" w:hAnsi="Arial" w:cs="Arial"/>
        </w:rPr>
      </w:pPr>
      <w:r w:rsidRPr="000423DC">
        <w:rPr>
          <w:rFonts w:ascii="Arial" w:hAnsi="Arial" w:cs="Arial"/>
        </w:rPr>
        <w:t>Downie, J. and Stubbs, W. (201</w:t>
      </w:r>
      <w:r w:rsidR="00660905">
        <w:rPr>
          <w:rFonts w:ascii="Arial" w:hAnsi="Arial" w:cs="Arial"/>
        </w:rPr>
        <w:t>3</w:t>
      </w:r>
      <w:r w:rsidRPr="000423DC">
        <w:rPr>
          <w:rFonts w:ascii="Arial" w:hAnsi="Arial" w:cs="Arial"/>
        </w:rPr>
        <w:t xml:space="preserve">) 'Evaluation of Australian companies’ scope 3 greenhouse gas', </w:t>
      </w:r>
      <w:r w:rsidRPr="000423DC">
        <w:rPr>
          <w:rFonts w:ascii="Arial" w:hAnsi="Arial" w:cs="Arial"/>
          <w:i/>
          <w:iCs/>
        </w:rPr>
        <w:t>Journal of Cleaner Production</w:t>
      </w:r>
      <w:r w:rsidRPr="000423DC">
        <w:rPr>
          <w:rFonts w:ascii="Arial" w:hAnsi="Arial" w:cs="Arial"/>
        </w:rPr>
        <w:t xml:space="preserve">. Available at: </w:t>
      </w:r>
      <w:r w:rsidRPr="000423DC">
        <w:rPr>
          <w:rFonts w:ascii="Arial" w:hAnsi="Arial" w:cs="Arial"/>
        </w:rPr>
        <w:fldChar w:fldCharType="begin"/>
      </w:r>
      <w:r w:rsidRPr="000423DC">
        <w:rPr>
          <w:rFonts w:ascii="Arial" w:hAnsi="Arial" w:cs="Arial"/>
        </w:rPr>
        <w:instrText>HYPERLINK "https://www.sciencedirect.com/science/article/abs/pii/S0959652611003416" \t "_blank"</w:instrText>
      </w:r>
      <w:r w:rsidRPr="000423DC">
        <w:rPr>
          <w:rFonts w:ascii="Arial" w:hAnsi="Arial" w:cs="Arial"/>
        </w:rPr>
      </w:r>
      <w:r w:rsidRPr="000423DC">
        <w:rPr>
          <w:rFonts w:ascii="Arial" w:hAnsi="Arial" w:cs="Arial"/>
        </w:rPr>
        <w:fldChar w:fldCharType="separate"/>
      </w:r>
      <w:r w:rsidRPr="000423DC">
        <w:rPr>
          <w:rStyle w:val="Hyperlink"/>
          <w:rFonts w:ascii="Arial" w:hAnsi="Arial" w:cs="Arial"/>
          <w:color w:val="auto"/>
        </w:rPr>
        <w:t>https://www.sciencedirect.com/science/article/abs/pii/S0959652611003416</w:t>
      </w:r>
      <w:r w:rsidRPr="000423DC">
        <w:rPr>
          <w:rFonts w:ascii="Arial" w:hAnsi="Arial" w:cs="Arial"/>
        </w:rPr>
        <w:fldChar w:fldCharType="end"/>
      </w:r>
      <w:r w:rsidRPr="000423DC">
        <w:rPr>
          <w:rFonts w:ascii="Arial" w:hAnsi="Arial" w:cs="Arial"/>
        </w:rPr>
        <w:t xml:space="preserve"> (Accessed: 02 October 2026).</w:t>
      </w:r>
    </w:p>
    <w:p w14:paraId="03752810" w14:textId="77777777" w:rsidR="000423DC" w:rsidRPr="000423DC" w:rsidRDefault="000423DC" w:rsidP="000423DC">
      <w:pPr>
        <w:spacing w:line="278" w:lineRule="auto"/>
        <w:jc w:val="both"/>
        <w:rPr>
          <w:rFonts w:ascii="Arial" w:hAnsi="Arial" w:cs="Arial"/>
        </w:rPr>
      </w:pPr>
      <w:r w:rsidRPr="000423DC">
        <w:rPr>
          <w:rFonts w:ascii="Arial" w:hAnsi="Arial" w:cs="Arial"/>
        </w:rPr>
        <w:t xml:space="preserve">Environmental Protection Agency (EPA) (2013) </w:t>
      </w:r>
      <w:r w:rsidRPr="000423DC">
        <w:rPr>
          <w:rFonts w:ascii="Arial" w:hAnsi="Arial" w:cs="Arial"/>
          <w:i/>
          <w:iCs/>
        </w:rPr>
        <w:t>Climate Change Terms</w:t>
      </w:r>
      <w:r w:rsidRPr="000423DC">
        <w:rPr>
          <w:rFonts w:ascii="Arial" w:hAnsi="Arial" w:cs="Arial"/>
        </w:rPr>
        <w:t xml:space="preserve">. Available at: </w:t>
      </w:r>
      <w:r w:rsidRPr="000423DC">
        <w:rPr>
          <w:rFonts w:ascii="Arial" w:hAnsi="Arial" w:cs="Arial"/>
        </w:rPr>
        <w:fldChar w:fldCharType="begin"/>
      </w:r>
      <w:r w:rsidRPr="000423DC">
        <w:rPr>
          <w:rFonts w:ascii="Arial" w:hAnsi="Arial" w:cs="Arial"/>
        </w:rPr>
        <w:instrText>HYPERLINK "https://www.google.com/search?q=https://sor.epa.gov/sor_internet/registry/termreg/searchandretrieve/glossariesandkeywordlists/search.do%3Fdetails%3D%26vocabName%3DGlossary%2520Climate%2520Change%2520Terms%26filterTerm%3Dcarbon%2520cycle" \t "_blank"</w:instrText>
      </w:r>
      <w:r w:rsidRPr="000423DC">
        <w:rPr>
          <w:rFonts w:ascii="Arial" w:hAnsi="Arial" w:cs="Arial"/>
        </w:rPr>
      </w:r>
      <w:r w:rsidRPr="000423DC">
        <w:rPr>
          <w:rFonts w:ascii="Arial" w:hAnsi="Arial" w:cs="Arial"/>
        </w:rPr>
        <w:fldChar w:fldCharType="separate"/>
      </w:r>
      <w:r w:rsidRPr="000423DC">
        <w:rPr>
          <w:rStyle w:val="Hyperlink"/>
          <w:rFonts w:ascii="Arial" w:hAnsi="Arial" w:cs="Arial"/>
          <w:color w:val="auto"/>
        </w:rPr>
        <w:t>https://sor.epa.gov/sor_internet/registry/termreg/searchandretrieve/glossariesandkeywordlists/search.do?details=&amp;vocabName=Glossary%20Climate%20Change%20Terms&amp;filterTerm=carbon%20cycle</w:t>
      </w:r>
      <w:r w:rsidRPr="000423DC">
        <w:rPr>
          <w:rFonts w:ascii="Arial" w:hAnsi="Arial" w:cs="Arial"/>
        </w:rPr>
        <w:fldChar w:fldCharType="end"/>
      </w:r>
      <w:r w:rsidRPr="000423DC">
        <w:rPr>
          <w:rFonts w:ascii="Arial" w:hAnsi="Arial" w:cs="Arial"/>
        </w:rPr>
        <w:t xml:space="preserve"> (Accessed: 06 October 2026).</w:t>
      </w:r>
    </w:p>
    <w:p w14:paraId="408EABC7" w14:textId="77777777" w:rsidR="000423DC" w:rsidRPr="000423DC" w:rsidRDefault="000423DC" w:rsidP="000423DC">
      <w:pPr>
        <w:spacing w:line="278" w:lineRule="auto"/>
        <w:jc w:val="both"/>
        <w:rPr>
          <w:rFonts w:ascii="Arial" w:hAnsi="Arial" w:cs="Arial"/>
        </w:rPr>
      </w:pPr>
      <w:r w:rsidRPr="000423DC">
        <w:rPr>
          <w:rFonts w:ascii="Arial" w:hAnsi="Arial" w:cs="Arial"/>
        </w:rPr>
        <w:t xml:space="preserve">Environmental Protection Agency (EPA) (2026) </w:t>
      </w:r>
      <w:r w:rsidRPr="000423DC">
        <w:rPr>
          <w:rFonts w:ascii="Arial" w:hAnsi="Arial" w:cs="Arial"/>
          <w:i/>
          <w:iCs/>
        </w:rPr>
        <w:t>Greenhouse Gas Emissions: Carbon Dioxide Emissions</w:t>
      </w:r>
      <w:r w:rsidRPr="000423DC">
        <w:rPr>
          <w:rFonts w:ascii="Arial" w:hAnsi="Arial" w:cs="Arial"/>
        </w:rPr>
        <w:t xml:space="preserve">. Available at: </w:t>
      </w:r>
      <w:r w:rsidRPr="000423DC">
        <w:rPr>
          <w:rFonts w:ascii="Arial" w:hAnsi="Arial" w:cs="Arial"/>
        </w:rPr>
        <w:fldChar w:fldCharType="begin"/>
      </w:r>
      <w:r w:rsidRPr="000423DC">
        <w:rPr>
          <w:rFonts w:ascii="Arial" w:hAnsi="Arial" w:cs="Arial"/>
        </w:rPr>
        <w:instrText>HYPERLINK "https://www.epa.gov/ghgemissions/carbon-dioxide-emissions" \t "_blank"</w:instrText>
      </w:r>
      <w:r w:rsidRPr="000423DC">
        <w:rPr>
          <w:rFonts w:ascii="Arial" w:hAnsi="Arial" w:cs="Arial"/>
        </w:rPr>
      </w:r>
      <w:r w:rsidRPr="000423DC">
        <w:rPr>
          <w:rFonts w:ascii="Arial" w:hAnsi="Arial" w:cs="Arial"/>
        </w:rPr>
        <w:fldChar w:fldCharType="separate"/>
      </w:r>
      <w:r w:rsidRPr="000423DC">
        <w:rPr>
          <w:rStyle w:val="Hyperlink"/>
          <w:rFonts w:ascii="Arial" w:hAnsi="Arial" w:cs="Arial"/>
          <w:color w:val="auto"/>
        </w:rPr>
        <w:t>https://www.epa.gov/ghgemissions/carbon-dioxide-emissions</w:t>
      </w:r>
      <w:r w:rsidRPr="000423DC">
        <w:rPr>
          <w:rFonts w:ascii="Arial" w:hAnsi="Arial" w:cs="Arial"/>
        </w:rPr>
        <w:fldChar w:fldCharType="end"/>
      </w:r>
      <w:r w:rsidRPr="000423DC">
        <w:rPr>
          <w:rFonts w:ascii="Arial" w:hAnsi="Arial" w:cs="Arial"/>
        </w:rPr>
        <w:t xml:space="preserve"> (Accessed: 06 October 2026).</w:t>
      </w:r>
    </w:p>
    <w:p w14:paraId="3C60D373" w14:textId="5712ACF2" w:rsidR="000423DC" w:rsidRPr="000423DC" w:rsidRDefault="000423DC" w:rsidP="000423DC">
      <w:pPr>
        <w:spacing w:line="278" w:lineRule="auto"/>
        <w:jc w:val="both"/>
        <w:rPr>
          <w:rFonts w:ascii="Arial" w:hAnsi="Arial" w:cs="Arial"/>
        </w:rPr>
      </w:pPr>
      <w:r w:rsidRPr="000423DC">
        <w:rPr>
          <w:rFonts w:ascii="Arial" w:hAnsi="Arial" w:cs="Arial"/>
        </w:rPr>
        <w:t>Habeeb, F.A. and Al-Husseini, A.H. (2024) 'Global Analysis and Prediction of CO2 and Greenhouse Gas Emissions across Continents'. Available at:</w:t>
      </w:r>
      <w:r w:rsidR="003545F0" w:rsidRPr="003545F0">
        <w:t xml:space="preserve"> </w:t>
      </w:r>
      <w:r w:rsidR="003545F0" w:rsidRPr="009212AC">
        <w:rPr>
          <w:rFonts w:ascii="Arial" w:hAnsi="Arial" w:cs="Arial"/>
        </w:rPr>
        <w:fldChar w:fldCharType="begin"/>
      </w:r>
      <w:r w:rsidR="003545F0" w:rsidRPr="009212AC">
        <w:rPr>
          <w:rFonts w:ascii="Arial" w:hAnsi="Arial" w:cs="Arial"/>
        </w:rPr>
        <w:instrText>HYPERLINK "https://doi.org/10.58496/ADSA/2024/014"</w:instrText>
      </w:r>
      <w:r w:rsidR="003545F0" w:rsidRPr="009212AC">
        <w:rPr>
          <w:rFonts w:ascii="Arial" w:hAnsi="Arial" w:cs="Arial"/>
        </w:rPr>
      </w:r>
      <w:r w:rsidR="003545F0" w:rsidRPr="009212AC">
        <w:rPr>
          <w:rFonts w:ascii="Arial" w:hAnsi="Arial" w:cs="Arial"/>
        </w:rPr>
        <w:fldChar w:fldCharType="separate"/>
      </w:r>
      <w:r w:rsidR="003545F0" w:rsidRPr="009212AC">
        <w:rPr>
          <w:rStyle w:val="Hyperlink"/>
          <w:rFonts w:ascii="Arial" w:hAnsi="Arial" w:cs="Arial"/>
          <w:color w:val="auto"/>
        </w:rPr>
        <w:t>https://doi.org/10.58496/ADSA/2024</w:t>
      </w:r>
      <w:r w:rsidR="003545F0" w:rsidRPr="009212AC">
        <w:rPr>
          <w:rStyle w:val="Hyperlink"/>
          <w:rFonts w:ascii="Arial" w:hAnsi="Arial" w:cs="Arial"/>
          <w:color w:val="auto"/>
        </w:rPr>
        <w:t>/014</w:t>
      </w:r>
      <w:r w:rsidR="003545F0" w:rsidRPr="009212AC">
        <w:rPr>
          <w:rFonts w:ascii="Arial" w:hAnsi="Arial" w:cs="Arial"/>
        </w:rPr>
        <w:fldChar w:fldCharType="end"/>
      </w:r>
      <w:r w:rsidR="003545F0" w:rsidRPr="009212AC">
        <w:rPr>
          <w:rFonts w:ascii="Arial" w:hAnsi="Arial" w:cs="Arial"/>
        </w:rPr>
        <w:t xml:space="preserve">  </w:t>
      </w:r>
      <w:r w:rsidRPr="000423DC">
        <w:rPr>
          <w:rFonts w:ascii="Arial" w:hAnsi="Arial" w:cs="Arial"/>
        </w:rPr>
        <w:t>(Accessed: 28 September 2026).</w:t>
      </w:r>
    </w:p>
    <w:p w14:paraId="699CBAAB" w14:textId="77777777" w:rsidR="000423DC" w:rsidRPr="000423DC" w:rsidRDefault="000423DC" w:rsidP="000423DC">
      <w:pPr>
        <w:spacing w:line="278" w:lineRule="auto"/>
        <w:jc w:val="both"/>
        <w:rPr>
          <w:rFonts w:ascii="Arial" w:hAnsi="Arial" w:cs="Arial"/>
        </w:rPr>
      </w:pPr>
      <w:r w:rsidRPr="000423DC">
        <w:rPr>
          <w:rFonts w:ascii="Arial" w:hAnsi="Arial" w:cs="Arial"/>
        </w:rPr>
        <w:t xml:space="preserve">Kasperzak, R. and </w:t>
      </w:r>
      <w:proofErr w:type="spellStart"/>
      <w:r w:rsidRPr="000423DC">
        <w:rPr>
          <w:rFonts w:ascii="Arial" w:hAnsi="Arial" w:cs="Arial"/>
        </w:rPr>
        <w:t>Kerschbaumer</w:t>
      </w:r>
      <w:proofErr w:type="spellEnd"/>
      <w:r w:rsidRPr="000423DC">
        <w:rPr>
          <w:rFonts w:ascii="Arial" w:hAnsi="Arial" w:cs="Arial"/>
        </w:rPr>
        <w:t xml:space="preserve">, M. (2023) 'Accounting for Carbon Emissions—Current State of Sustainability Reporting Practice under the GHG Protocol', </w:t>
      </w:r>
      <w:r w:rsidRPr="000423DC">
        <w:rPr>
          <w:rFonts w:ascii="Arial" w:hAnsi="Arial" w:cs="Arial"/>
          <w:i/>
          <w:iCs/>
        </w:rPr>
        <w:t>Sustainability</w:t>
      </w:r>
      <w:r w:rsidRPr="000423DC">
        <w:rPr>
          <w:rFonts w:ascii="Arial" w:hAnsi="Arial" w:cs="Arial"/>
        </w:rPr>
        <w:t xml:space="preserve">, 15(2), p. 994. Available at: </w:t>
      </w:r>
      <w:r w:rsidRPr="000423DC">
        <w:rPr>
          <w:rFonts w:ascii="Arial" w:hAnsi="Arial" w:cs="Arial"/>
        </w:rPr>
        <w:fldChar w:fldCharType="begin"/>
      </w:r>
      <w:r w:rsidRPr="000423DC">
        <w:rPr>
          <w:rFonts w:ascii="Arial" w:hAnsi="Arial" w:cs="Arial"/>
        </w:rPr>
        <w:instrText>HYPERLINK "https://www.mdpi.com/2071-1050/15/2/994" \t "_blank"</w:instrText>
      </w:r>
      <w:r w:rsidRPr="000423DC">
        <w:rPr>
          <w:rFonts w:ascii="Arial" w:hAnsi="Arial" w:cs="Arial"/>
        </w:rPr>
      </w:r>
      <w:r w:rsidRPr="000423DC">
        <w:rPr>
          <w:rFonts w:ascii="Arial" w:hAnsi="Arial" w:cs="Arial"/>
        </w:rPr>
        <w:fldChar w:fldCharType="separate"/>
      </w:r>
      <w:r w:rsidRPr="000423DC">
        <w:rPr>
          <w:rStyle w:val="Hyperlink"/>
          <w:rFonts w:ascii="Arial" w:hAnsi="Arial" w:cs="Arial"/>
          <w:color w:val="auto"/>
        </w:rPr>
        <w:t>https://www.mdpi.com/2071-1050/15/2/994</w:t>
      </w:r>
      <w:r w:rsidRPr="000423DC">
        <w:rPr>
          <w:rFonts w:ascii="Arial" w:hAnsi="Arial" w:cs="Arial"/>
        </w:rPr>
        <w:fldChar w:fldCharType="end"/>
      </w:r>
      <w:r w:rsidRPr="000423DC">
        <w:rPr>
          <w:rFonts w:ascii="Arial" w:hAnsi="Arial" w:cs="Arial"/>
        </w:rPr>
        <w:t xml:space="preserve"> (Accessed: 15 October 2026).</w:t>
      </w:r>
    </w:p>
    <w:p w14:paraId="3CB20E6F" w14:textId="77777777" w:rsidR="000423DC" w:rsidRPr="000423DC" w:rsidRDefault="000423DC" w:rsidP="000423DC">
      <w:pPr>
        <w:spacing w:line="278" w:lineRule="auto"/>
        <w:jc w:val="both"/>
        <w:rPr>
          <w:rFonts w:ascii="Arial" w:hAnsi="Arial" w:cs="Arial"/>
        </w:rPr>
      </w:pPr>
      <w:r w:rsidRPr="000423DC">
        <w:rPr>
          <w:rFonts w:ascii="Arial" w:hAnsi="Arial" w:cs="Arial"/>
        </w:rPr>
        <w:t xml:space="preserve">Timo, H.H. (2008) 'Corporate Carbon Performance Indicators: Carbon Intensity, Dependency, Exposure and Risk', </w:t>
      </w:r>
      <w:r w:rsidRPr="000423DC">
        <w:rPr>
          <w:rFonts w:ascii="Arial" w:hAnsi="Arial" w:cs="Arial"/>
          <w:i/>
          <w:iCs/>
        </w:rPr>
        <w:t>Journal of Industrial Ecology</w:t>
      </w:r>
      <w:r w:rsidRPr="000423DC">
        <w:rPr>
          <w:rFonts w:ascii="Arial" w:hAnsi="Arial" w:cs="Arial"/>
        </w:rPr>
        <w:t>, pp. 505-520.</w:t>
      </w:r>
    </w:p>
    <w:p w14:paraId="33B3DA3D" w14:textId="5118057F" w:rsidR="000423DC" w:rsidRDefault="000423DC" w:rsidP="000423DC">
      <w:pPr>
        <w:rPr>
          <w:ins w:id="136" w:author="Andrea D" w:date="2026-10-15T22:49:00Z" w16du:dateUtc="2026-10-15T21:49:00Z"/>
          <w:lang w:eastAsia="en-US"/>
        </w:rPr>
      </w:pPr>
    </w:p>
    <w:p w14:paraId="5D23C3F2" w14:textId="77777777" w:rsidR="009E5F63" w:rsidRDefault="009E5F63" w:rsidP="000423DC">
      <w:pPr>
        <w:rPr>
          <w:ins w:id="137" w:author="Andrea D" w:date="2026-10-15T22:49:00Z" w16du:dateUtc="2026-10-15T21:49:00Z"/>
          <w:lang w:eastAsia="en-US"/>
        </w:rPr>
      </w:pPr>
    </w:p>
    <w:p w14:paraId="395AE75E" w14:textId="77777777" w:rsidR="009E5F63" w:rsidRDefault="009E5F63" w:rsidP="000423DC">
      <w:pPr>
        <w:rPr>
          <w:ins w:id="138" w:author="Andrea D" w:date="2026-10-15T22:49:00Z" w16du:dateUtc="2026-10-15T21:49:00Z"/>
          <w:lang w:eastAsia="en-US"/>
        </w:rPr>
      </w:pPr>
    </w:p>
    <w:p w14:paraId="4CFBD953" w14:textId="77777777" w:rsidR="009E5F63" w:rsidRDefault="009E5F63" w:rsidP="000423DC">
      <w:pPr>
        <w:rPr>
          <w:ins w:id="139" w:author="Andrea D" w:date="2026-10-15T22:49:00Z" w16du:dateUtc="2026-10-15T21:49:00Z"/>
          <w:lang w:eastAsia="en-US"/>
        </w:rPr>
      </w:pPr>
    </w:p>
    <w:p w14:paraId="7397243D" w14:textId="77777777" w:rsidR="009E5F63" w:rsidRDefault="009E5F63" w:rsidP="000423DC">
      <w:pPr>
        <w:rPr>
          <w:ins w:id="140" w:author="Andrea D" w:date="2026-10-15T22:49:00Z" w16du:dateUtc="2026-10-15T21:49:00Z"/>
          <w:lang w:eastAsia="en-US"/>
        </w:rPr>
      </w:pPr>
    </w:p>
    <w:p w14:paraId="2789FD84" w14:textId="77777777" w:rsidR="009E5F63" w:rsidRDefault="009E5F63" w:rsidP="000423DC">
      <w:pPr>
        <w:rPr>
          <w:ins w:id="141" w:author="Andrea D" w:date="2026-10-15T22:49:00Z" w16du:dateUtc="2026-10-15T21:49:00Z"/>
          <w:lang w:eastAsia="en-US"/>
        </w:rPr>
      </w:pPr>
    </w:p>
    <w:p w14:paraId="3A4B9E7A" w14:textId="77777777" w:rsidR="009E5F63" w:rsidRDefault="009E5F63" w:rsidP="000423DC">
      <w:pPr>
        <w:rPr>
          <w:ins w:id="142" w:author="Andrea D" w:date="2026-10-15T22:49:00Z" w16du:dateUtc="2026-10-15T21:49:00Z"/>
          <w:lang w:eastAsia="en-US"/>
        </w:rPr>
      </w:pPr>
    </w:p>
    <w:p w14:paraId="219D7327" w14:textId="77777777" w:rsidR="009E5F63" w:rsidRDefault="009E5F63" w:rsidP="000423DC">
      <w:pPr>
        <w:rPr>
          <w:ins w:id="143" w:author="Andrea D" w:date="2026-10-15T22:49:00Z" w16du:dateUtc="2026-10-15T21:49:00Z"/>
          <w:lang w:eastAsia="en-US"/>
        </w:rPr>
      </w:pPr>
    </w:p>
    <w:p w14:paraId="54B13DAF" w14:textId="77777777" w:rsidR="009E5F63" w:rsidRDefault="009E5F63" w:rsidP="000423DC">
      <w:pPr>
        <w:rPr>
          <w:ins w:id="144" w:author="Andrea D" w:date="2026-10-15T22:49:00Z" w16du:dateUtc="2026-10-15T21:49:00Z"/>
          <w:lang w:eastAsia="en-US"/>
        </w:rPr>
      </w:pPr>
    </w:p>
    <w:p w14:paraId="710144BD" w14:textId="77777777" w:rsidR="009E5F63" w:rsidRDefault="009E5F63" w:rsidP="000423DC">
      <w:pPr>
        <w:rPr>
          <w:ins w:id="145" w:author="Andrea D" w:date="2026-10-15T22:49:00Z" w16du:dateUtc="2026-10-15T21:49:00Z"/>
          <w:lang w:eastAsia="en-US"/>
        </w:rPr>
      </w:pPr>
    </w:p>
    <w:p w14:paraId="23F8A682" w14:textId="77777777" w:rsidR="009E5F63" w:rsidRDefault="009E5F63" w:rsidP="000423DC">
      <w:pPr>
        <w:rPr>
          <w:ins w:id="146" w:author="Andrea D" w:date="2026-10-15T22:49:00Z" w16du:dateUtc="2026-10-15T21:49:00Z"/>
          <w:lang w:eastAsia="en-US"/>
        </w:rPr>
      </w:pPr>
    </w:p>
    <w:p w14:paraId="7BD0D839" w14:textId="77777777" w:rsidR="009E5F63" w:rsidRPr="000423DC" w:rsidRDefault="009E5F63" w:rsidP="000423DC">
      <w:pPr>
        <w:rPr>
          <w:lang w:eastAsia="en-US"/>
        </w:rPr>
      </w:pPr>
    </w:p>
    <w:p w14:paraId="3752B8FF" w14:textId="77777777" w:rsidR="00093A1B" w:rsidRDefault="00093A1B" w:rsidP="00C9526E">
      <w:pPr>
        <w:pStyle w:val="Heading2"/>
        <w:rPr>
          <w:ins w:id="147" w:author="Andrea D" w:date="2026-10-15T23:35:00Z" w16du:dateUtc="2026-10-15T22:35:00Z"/>
          <w:rFonts w:ascii="Arial" w:hAnsi="Arial" w:cs="Arial"/>
          <w:b/>
          <w:bCs/>
          <w:color w:val="auto"/>
        </w:rPr>
      </w:pPr>
      <w:ins w:id="148" w:author="Andrea D" w:date="2026-10-15T23:35:00Z" w16du:dateUtc="2026-10-15T22:35:00Z">
        <w:r>
          <w:rPr>
            <w:rFonts w:ascii="Arial" w:hAnsi="Arial" w:cs="Arial"/>
            <w:b/>
            <w:bCs/>
            <w:color w:val="auto"/>
          </w:rPr>
          <w:br w:type="page"/>
        </w:r>
      </w:ins>
    </w:p>
    <w:p w14:paraId="75C214A5" w14:textId="77777777" w:rsidR="00093A1B" w:rsidRDefault="00093A1B" w:rsidP="00C9526E">
      <w:pPr>
        <w:pStyle w:val="Heading2"/>
        <w:rPr>
          <w:ins w:id="149" w:author="Andrea D" w:date="2026-10-15T23:36:00Z" w16du:dateUtc="2026-10-15T22:36:00Z"/>
          <w:rFonts w:ascii="Arial" w:hAnsi="Arial" w:cs="Arial"/>
          <w:b/>
          <w:bCs/>
          <w:color w:val="auto"/>
        </w:rPr>
        <w:sectPr w:rsidR="00093A1B" w:rsidSect="00BB6B64">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pgNumType w:start="0"/>
          <w:cols w:space="708"/>
          <w:titlePg/>
          <w:docGrid w:linePitch="360"/>
          <w:sectPrChange w:id="156" w:author="Andrea D" w:date="2026-10-16T00:02:00Z" w16du:dateUtc="2026-10-15T23:02:00Z">
            <w:sectPr w:rsidR="00093A1B" w:rsidSect="00BB6B64">
              <w:pgMar w:top="1440" w:right="1440" w:bottom="1440" w:left="1440" w:header="708" w:footer="708" w:gutter="0"/>
              <w:pgNumType w:start="1"/>
            </w:sectPr>
          </w:sectPrChange>
        </w:sectPr>
      </w:pPr>
    </w:p>
    <w:p w14:paraId="69353F42" w14:textId="263E1906" w:rsidR="00C9526E" w:rsidRDefault="00C9526E" w:rsidP="00C9526E">
      <w:pPr>
        <w:pStyle w:val="Heading2"/>
        <w:rPr>
          <w:rFonts w:ascii="Arial" w:hAnsi="Arial" w:cs="Arial"/>
          <w:b/>
          <w:bCs/>
          <w:color w:val="auto"/>
        </w:rPr>
      </w:pPr>
      <w:bookmarkStart w:id="157" w:name="_Toc243001416"/>
      <w:r w:rsidRPr="00556646">
        <w:rPr>
          <w:rFonts w:ascii="Arial" w:hAnsi="Arial" w:cs="Arial"/>
          <w:b/>
          <w:bCs/>
          <w:color w:val="auto"/>
        </w:rPr>
        <w:lastRenderedPageBreak/>
        <w:t>X</w:t>
      </w:r>
      <w:r>
        <w:rPr>
          <w:rFonts w:ascii="Arial" w:hAnsi="Arial" w:cs="Arial"/>
          <w:b/>
          <w:bCs/>
          <w:color w:val="auto"/>
        </w:rPr>
        <w:t>I</w:t>
      </w:r>
      <w:r>
        <w:rPr>
          <w:rFonts w:ascii="Arial" w:hAnsi="Arial" w:cs="Arial"/>
          <w:b/>
          <w:bCs/>
          <w:color w:val="auto"/>
        </w:rPr>
        <w:t>I</w:t>
      </w:r>
      <w:r w:rsidRPr="00556646">
        <w:rPr>
          <w:rFonts w:ascii="Arial" w:hAnsi="Arial" w:cs="Arial"/>
          <w:b/>
          <w:bCs/>
          <w:color w:val="auto"/>
        </w:rPr>
        <w:t xml:space="preserve">. </w:t>
      </w:r>
      <w:r w:rsidR="001263A0">
        <w:rPr>
          <w:rFonts w:ascii="Arial" w:hAnsi="Arial" w:cs="Arial"/>
          <w:b/>
          <w:bCs/>
          <w:color w:val="auto"/>
        </w:rPr>
        <w:t>Appendix</w:t>
      </w:r>
      <w:bookmarkEnd w:id="157"/>
    </w:p>
    <w:p w14:paraId="787FECF6" w14:textId="77777777" w:rsidR="009E5F63" w:rsidRPr="002A7531" w:rsidRDefault="001263A0" w:rsidP="009E5F63">
      <w:pPr>
        <w:spacing w:line="278" w:lineRule="auto"/>
        <w:rPr>
          <w:ins w:id="158" w:author="Andrea D" w:date="2026-10-15T22:48:00Z"/>
          <w:rFonts w:ascii="Arial" w:hAnsi="Arial" w:cs="Arial"/>
          <w:b/>
          <w:sz w:val="24"/>
          <w:szCs w:val="24"/>
          <w:lang w:eastAsia="en-US"/>
          <w:rPrChange w:id="159" w:author="Andrea D" w:date="2026-10-15T23:15:00Z" w16du:dateUtc="2026-10-15T22:15:00Z">
            <w:rPr>
              <w:ins w:id="160" w:author="Andrea D" w:date="2026-10-15T22:48:00Z"/>
              <w:b/>
              <w:lang w:eastAsia="en-US"/>
            </w:rPr>
          </w:rPrChange>
        </w:rPr>
      </w:pPr>
      <w:del w:id="161" w:author="Andrea D" w:date="2026-10-15T22:48:00Z" w16du:dateUtc="2026-10-15T21:48:00Z">
        <w:r w:rsidRPr="002A7531" w:rsidDel="009E5F63">
          <w:rPr>
            <w:rFonts w:ascii="Arial" w:hAnsi="Arial" w:cs="Arial"/>
            <w:sz w:val="24"/>
            <w:szCs w:val="24"/>
            <w:lang w:eastAsia="en-US"/>
            <w:rPrChange w:id="162" w:author="Andrea D" w:date="2026-10-15T23:15:00Z" w16du:dateUtc="2026-10-15T22:15:00Z">
              <w:rPr>
                <w:lang w:eastAsia="en-US"/>
              </w:rPr>
            </w:rPrChange>
          </w:rPr>
          <w:br w:type="page"/>
        </w:r>
      </w:del>
      <w:ins w:id="163" w:author="Andrea D" w:date="2026-10-15T22:48:00Z">
        <w:r w:rsidR="009E5F63" w:rsidRPr="002A7531">
          <w:rPr>
            <w:rFonts w:ascii="Arial" w:hAnsi="Arial" w:cs="Arial"/>
            <w:b/>
            <w:sz w:val="24"/>
            <w:szCs w:val="24"/>
            <w:lang w:eastAsia="en-US"/>
            <w:rPrChange w:id="164" w:author="Andrea D" w:date="2026-10-15T23:15:00Z" w16du:dateUtc="2026-10-15T22:15:00Z">
              <w:rPr>
                <w:b/>
                <w:lang w:eastAsia="en-US"/>
              </w:rPr>
            </w:rPrChange>
          </w:rPr>
          <w:t>Use of AI Tools</w:t>
        </w:r>
      </w:ins>
    </w:p>
    <w:p w14:paraId="70005308" w14:textId="6FEC36B0" w:rsidR="009E5F63" w:rsidRPr="002A7531" w:rsidRDefault="009E5F63" w:rsidP="009E5F63">
      <w:pPr>
        <w:spacing w:line="278" w:lineRule="auto"/>
        <w:rPr>
          <w:ins w:id="165" w:author="Andrea D" w:date="2026-10-15T22:48:00Z" w16du:dateUtc="2026-10-15T21:48:00Z"/>
          <w:rFonts w:ascii="Arial" w:hAnsi="Arial" w:cs="Arial"/>
          <w:b/>
          <w:sz w:val="24"/>
          <w:szCs w:val="24"/>
          <w:lang w:eastAsia="en-US"/>
          <w:rPrChange w:id="166" w:author="Andrea D" w:date="2026-10-15T23:16:00Z" w16du:dateUtc="2026-10-15T22:16:00Z">
            <w:rPr>
              <w:ins w:id="167" w:author="Andrea D" w:date="2026-10-15T22:48:00Z" w16du:dateUtc="2026-10-15T21:48:00Z"/>
              <w:lang w:eastAsia="en-US"/>
            </w:rPr>
          </w:rPrChange>
        </w:rPr>
      </w:pPr>
      <w:ins w:id="168" w:author="Andrea D" w:date="2026-10-15T22:48:00Z">
        <w:r w:rsidRPr="002A7531">
          <w:rPr>
            <w:rFonts w:ascii="Arial" w:hAnsi="Arial" w:cs="Arial"/>
            <w:sz w:val="24"/>
            <w:szCs w:val="24"/>
            <w:lang w:eastAsia="en-US"/>
            <w:rPrChange w:id="169" w:author="Andrea D" w:date="2026-10-15T23:15:00Z" w16du:dateUtc="2026-10-15T22:15:00Z">
              <w:rPr>
                <w:lang w:eastAsia="en-US"/>
              </w:rPr>
            </w:rPrChange>
          </w:rPr>
          <w:t xml:space="preserve">I acknowledge the use of </w:t>
        </w:r>
      </w:ins>
      <w:ins w:id="170" w:author="Andrea D" w:date="2026-10-15T23:16:00Z" w16du:dateUtc="2026-10-15T22:16:00Z">
        <w:r w:rsidR="002A7531" w:rsidRPr="002A7531">
          <w:rPr>
            <w:rFonts w:ascii="Arial" w:hAnsi="Arial" w:cs="Arial"/>
            <w:b/>
            <w:bCs/>
            <w:sz w:val="24"/>
            <w:szCs w:val="24"/>
            <w:lang w:eastAsia="en-US"/>
            <w:rPrChange w:id="171" w:author="Andrea D" w:date="2026-10-15T23:16:00Z" w16du:dateUtc="2026-10-15T22:16:00Z">
              <w:rPr>
                <w:rFonts w:ascii="Arial" w:hAnsi="Arial" w:cs="Arial"/>
                <w:sz w:val="24"/>
                <w:szCs w:val="24"/>
                <w:lang w:eastAsia="en-US"/>
              </w:rPr>
            </w:rPrChange>
          </w:rPr>
          <w:t>Chat GPT</w:t>
        </w:r>
        <w:r w:rsidR="002A7531">
          <w:rPr>
            <w:rFonts w:ascii="Arial" w:hAnsi="Arial" w:cs="Arial"/>
            <w:sz w:val="24"/>
            <w:szCs w:val="24"/>
            <w:lang w:eastAsia="en-US"/>
          </w:rPr>
          <w:t xml:space="preserve"> and </w:t>
        </w:r>
      </w:ins>
      <w:ins w:id="172" w:author="Andrea D" w:date="2026-10-15T22:53:00Z" w16du:dateUtc="2026-10-15T21:53:00Z">
        <w:r w:rsidR="00C3160A" w:rsidRPr="002A7531">
          <w:rPr>
            <w:rFonts w:ascii="Arial" w:hAnsi="Arial" w:cs="Arial"/>
            <w:b/>
            <w:sz w:val="24"/>
            <w:szCs w:val="24"/>
            <w:lang w:eastAsia="en-US"/>
            <w:rPrChange w:id="173" w:author="Andrea D" w:date="2026-10-15T23:15:00Z" w16du:dateUtc="2026-10-15T22:15:00Z">
              <w:rPr>
                <w:b/>
                <w:lang w:eastAsia="en-US"/>
              </w:rPr>
            </w:rPrChange>
          </w:rPr>
          <w:t>Google Gemini</w:t>
        </w:r>
      </w:ins>
      <w:ins w:id="174" w:author="Andrea D" w:date="2026-10-15T22:48:00Z">
        <w:r w:rsidRPr="002A7531">
          <w:rPr>
            <w:rFonts w:ascii="Arial" w:hAnsi="Arial" w:cs="Arial"/>
            <w:sz w:val="24"/>
            <w:szCs w:val="24"/>
            <w:lang w:eastAsia="en-US"/>
            <w:rPrChange w:id="175" w:author="Andrea D" w:date="2026-10-15T23:15:00Z" w16du:dateUtc="2026-10-15T22:15:00Z">
              <w:rPr>
                <w:lang w:eastAsia="en-US"/>
              </w:rPr>
            </w:rPrChange>
          </w:rPr>
          <w:t xml:space="preserve"> for the purpose of </w:t>
        </w:r>
      </w:ins>
      <w:ins w:id="176" w:author="Andrea D" w:date="2026-10-15T23:04:00Z" w16du:dateUtc="2026-10-15T22:04:00Z">
        <w:r w:rsidR="00AE7FB0" w:rsidRPr="002A7531">
          <w:rPr>
            <w:rFonts w:ascii="Arial" w:hAnsi="Arial" w:cs="Arial"/>
            <w:b/>
            <w:sz w:val="24"/>
            <w:szCs w:val="24"/>
            <w:lang w:eastAsia="en-US"/>
            <w:rPrChange w:id="177" w:author="Andrea D" w:date="2026-10-15T23:15:00Z" w16du:dateUtc="2026-10-15T22:15:00Z">
              <w:rPr>
                <w:b/>
                <w:lang w:eastAsia="en-US"/>
              </w:rPr>
            </w:rPrChange>
          </w:rPr>
          <w:t>get a brainstorm dataset sources ideas and to format references</w:t>
        </w:r>
      </w:ins>
      <w:ins w:id="178" w:author="Andrea D" w:date="2026-10-15T23:05:00Z" w16du:dateUtc="2026-10-15T22:05:00Z">
        <w:r w:rsidR="00AE7FB0" w:rsidRPr="002A7531">
          <w:rPr>
            <w:rFonts w:ascii="Arial" w:hAnsi="Arial" w:cs="Arial"/>
            <w:b/>
            <w:sz w:val="24"/>
            <w:szCs w:val="24"/>
            <w:lang w:eastAsia="en-US"/>
            <w:rPrChange w:id="179" w:author="Andrea D" w:date="2026-10-15T23:15:00Z" w16du:dateUtc="2026-10-15T22:15:00Z">
              <w:rPr>
                <w:b/>
                <w:lang w:eastAsia="en-US"/>
              </w:rPr>
            </w:rPrChange>
          </w:rPr>
          <w:t xml:space="preserve"> according to Harvard style</w:t>
        </w:r>
      </w:ins>
      <w:ins w:id="180" w:author="Andrea D" w:date="2026-10-15T23:16:00Z" w16du:dateUtc="2026-10-15T22:16:00Z">
        <w:r w:rsidR="002A7531">
          <w:rPr>
            <w:rFonts w:ascii="Arial" w:hAnsi="Arial" w:cs="Arial"/>
            <w:b/>
            <w:sz w:val="24"/>
            <w:szCs w:val="24"/>
            <w:lang w:eastAsia="en-US"/>
          </w:rPr>
          <w:t xml:space="preserve"> respectively</w:t>
        </w:r>
      </w:ins>
      <w:ins w:id="181" w:author="Andrea D" w:date="2026-10-15T22:48:00Z">
        <w:r w:rsidRPr="002A7531">
          <w:rPr>
            <w:rFonts w:ascii="Arial" w:hAnsi="Arial" w:cs="Arial"/>
            <w:sz w:val="24"/>
            <w:szCs w:val="24"/>
            <w:lang w:eastAsia="en-US"/>
            <w:rPrChange w:id="182" w:author="Andrea D" w:date="2026-10-15T23:15:00Z" w16du:dateUtc="2026-10-15T22:15:00Z">
              <w:rPr>
                <w:lang w:eastAsia="en-US"/>
              </w:rPr>
            </w:rPrChange>
          </w:rPr>
          <w:t>.</w:t>
        </w:r>
      </w:ins>
      <w:ins w:id="183" w:author="Andrea D" w:date="2026-10-15T23:16:00Z" w16du:dateUtc="2026-10-15T22:16:00Z">
        <w:r w:rsidR="002A7531">
          <w:rPr>
            <w:rFonts w:ascii="Arial" w:hAnsi="Arial" w:cs="Arial"/>
            <w:sz w:val="24"/>
            <w:szCs w:val="24"/>
            <w:lang w:eastAsia="en-US"/>
          </w:rPr>
          <w:t xml:space="preserve"> </w:t>
        </w:r>
      </w:ins>
    </w:p>
    <w:p w14:paraId="0B0E73AA" w14:textId="6F74F149" w:rsidR="006B215A" w:rsidRPr="002A7531" w:rsidRDefault="002A7531" w:rsidP="006B215A">
      <w:pPr>
        <w:spacing w:line="278" w:lineRule="auto"/>
        <w:rPr>
          <w:ins w:id="184" w:author="Andrea D" w:date="2026-10-15T23:12:00Z" w16du:dateUtc="2026-10-15T22:12:00Z"/>
          <w:rFonts w:ascii="Arial" w:hAnsi="Arial" w:cs="Arial"/>
          <w:sz w:val="24"/>
          <w:szCs w:val="24"/>
          <w:lang w:eastAsia="en-US"/>
          <w:rPrChange w:id="185" w:author="Andrea D" w:date="2026-10-15T23:15:00Z" w16du:dateUtc="2026-10-15T22:15:00Z">
            <w:rPr>
              <w:ins w:id="186" w:author="Andrea D" w:date="2026-10-15T23:12:00Z" w16du:dateUtc="2026-10-15T22:12:00Z"/>
              <w:lang w:eastAsia="en-US"/>
            </w:rPr>
          </w:rPrChange>
        </w:rPr>
      </w:pPr>
      <w:ins w:id="187" w:author="Andrea D" w:date="2026-10-15T23:16:00Z" w16du:dateUtc="2026-10-15T22:16:00Z">
        <w:r w:rsidRPr="00BE2804">
          <w:rPr>
            <w:rFonts w:ascii="Arial" w:hAnsi="Arial" w:cs="Arial"/>
            <w:sz w:val="24"/>
            <w:szCs w:val="24"/>
            <w:lang w:eastAsia="en-US"/>
          </w:rPr>
          <mc:AlternateContent>
            <mc:Choice Requires="wps">
              <w:drawing>
                <wp:inline distT="0" distB="0" distL="0" distR="0" wp14:anchorId="74597F38" wp14:editId="4FB18833">
                  <wp:extent cx="5731510" cy="2842227"/>
                  <wp:effectExtent l="19050" t="19050" r="21590" b="15875"/>
                  <wp:docPr id="1020064122" name="Rectangle 7"/>
                  <wp:cNvGraphicFramePr/>
                  <a:graphic xmlns:a="http://schemas.openxmlformats.org/drawingml/2006/main">
                    <a:graphicData uri="http://schemas.microsoft.com/office/word/2010/wordprocessingShape">
                      <wps:wsp>
                        <wps:cNvSpPr/>
                        <wps:spPr>
                          <a:xfrm>
                            <a:off x="0" y="0"/>
                            <a:ext cx="5731510" cy="2842227"/>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A5DB9E9" w14:textId="77777777" w:rsidR="002A7531" w:rsidRDefault="002A7531" w:rsidP="002A7531">
                              <w:r>
                                <w:rPr>
                                  <w:b/>
                                  <w:color w:val="156082"/>
                                  <w:sz w:val="32"/>
                                </w:rPr>
                                <w:t>Declaration</w:t>
                              </w:r>
                            </w:p>
                            <w:p w14:paraId="58B1F5E3" w14:textId="77777777" w:rsidR="002A7531" w:rsidRDefault="002A7531" w:rsidP="002A7531">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E32E1ED" w14:textId="77777777" w:rsidR="002A7531" w:rsidRDefault="002A7531" w:rsidP="002A7531">
                              <w:r>
                                <w:rPr>
                                  <w:color w:val="000000"/>
                                  <w:sz w:val="28"/>
                                </w:rPr>
                                <w:t>I declare it to be my own work and that all material from third parties has been appropriately referenced.</w:t>
                              </w:r>
                            </w:p>
                            <w:p w14:paraId="4112207B" w14:textId="77777777" w:rsidR="002A7531" w:rsidRDefault="002A7531" w:rsidP="002A7531">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vertOverflow="clip" horzOverflow="clip" wrap="square" lIns="91425" tIns="45700" rIns="91425" bIns="45700" anchor="t" anchorCtr="0">
                          <a:noAutofit/>
                        </wps:bodyPr>
                      </wps:wsp>
                    </a:graphicData>
                  </a:graphic>
                </wp:inline>
              </w:drawing>
            </mc:Choice>
            <mc:Fallback>
              <w:pict>
                <v:rect w14:anchorId="74597F38" id="Rectangle 7" o:spid="_x0000_s1031" style="width:451.3pt;height:2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" fillcolor="white [3201]" strokecolor="#156082 [3204]" strokeweight="2.25pt">
                  <v:stroke startarrowwidth="narrow" startarrowlength="short" endarrowwidth="narrow" endarrowlength="short" joinstyle="round"/>
                  <v:textbox inset="2.53958mm,1.2694mm,2.53958mm,1.2694mm">
                    <w:txbxContent>
                      <w:p w14:paraId="5A5DB9E9" w14:textId="77777777" w:rsidR="002A7531" w:rsidRDefault="002A7531" w:rsidP="002A7531">
                        <w:r>
                          <w:rPr>
                            <w:b/>
                            <w:color w:val="156082"/>
                            <w:sz w:val="32"/>
                          </w:rPr>
                          <w:t>Declaration</w:t>
                        </w:r>
                      </w:p>
                      <w:p w14:paraId="58B1F5E3" w14:textId="77777777" w:rsidR="002A7531" w:rsidRDefault="002A7531" w:rsidP="002A7531">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E32E1ED" w14:textId="77777777" w:rsidR="002A7531" w:rsidRDefault="002A7531" w:rsidP="002A7531">
                        <w:r>
                          <w:rPr>
                            <w:color w:val="000000"/>
                            <w:sz w:val="28"/>
                          </w:rPr>
                          <w:t>I declare it to be my own work and that all material from third parties has been appropriately referenced.</w:t>
                        </w:r>
                      </w:p>
                      <w:p w14:paraId="4112207B" w14:textId="77777777" w:rsidR="002A7531" w:rsidRDefault="002A7531" w:rsidP="002A7531">
                        <w:r>
                          <w:rPr>
                            <w:color w:val="000000"/>
                            <w:sz w:val="28"/>
                          </w:rPr>
                          <w:t xml:space="preserve"> I further confirm that this work has not previously been submitted for assessment by myself or someone else in CCT College Dublin or any other higher education institution.</w:t>
                        </w:r>
                      </w:p>
                    </w:txbxContent>
                  </v:textbox>
                  <w10:anchorlock/>
                </v:rect>
              </w:pict>
            </mc:Fallback>
          </mc:AlternateContent>
        </w:r>
      </w:ins>
    </w:p>
    <w:p w14:paraId="22474357" w14:textId="69329135" w:rsidR="006B215A" w:rsidRPr="002A7531" w:rsidRDefault="006B215A" w:rsidP="006B215A">
      <w:pPr>
        <w:spacing w:line="278" w:lineRule="auto"/>
        <w:rPr>
          <w:ins w:id="188" w:author="Andrea D" w:date="2026-10-15T23:12:00Z"/>
          <w:rFonts w:ascii="Arial" w:hAnsi="Arial" w:cs="Arial"/>
          <w:b/>
          <w:bCs/>
          <w:sz w:val="24"/>
          <w:szCs w:val="24"/>
          <w:lang w:eastAsia="en-US"/>
          <w:rPrChange w:id="189" w:author="Andrea D" w:date="2026-10-15T23:15:00Z" w16du:dateUtc="2026-10-15T22:15:00Z">
            <w:rPr>
              <w:ins w:id="190" w:author="Andrea D" w:date="2026-10-15T23:12:00Z"/>
              <w:b/>
              <w:i/>
              <w:iCs/>
              <w:lang w:eastAsia="en-US"/>
            </w:rPr>
          </w:rPrChange>
        </w:rPr>
      </w:pPr>
      <w:ins w:id="191" w:author="Andrea D" w:date="2026-10-15T23:12:00Z">
        <w:r w:rsidRPr="002A7531">
          <w:rPr>
            <w:rFonts w:ascii="Arial" w:hAnsi="Arial" w:cs="Arial"/>
            <w:b/>
            <w:sz w:val="24"/>
            <w:szCs w:val="24"/>
            <w:lang w:eastAsia="en-US"/>
            <w:rPrChange w:id="192" w:author="Andrea D" w:date="2026-10-15T23:15:00Z" w16du:dateUtc="2026-10-15T22:15:00Z">
              <w:rPr>
                <w:b/>
                <w:lang w:eastAsia="en-US"/>
              </w:rPr>
            </w:rPrChange>
          </w:rPr>
          <w:t>AI Declaration using the AI Fluency Framework</w:t>
        </w:r>
      </w:ins>
    </w:p>
    <w:tbl>
      <w:tblPr>
        <w:tblStyle w:val="TableGrid"/>
        <w:tblW w:w="0" w:type="auto"/>
        <w:tblLook w:val="04A0" w:firstRow="1" w:lastRow="0" w:firstColumn="1" w:lastColumn="0" w:noHBand="0" w:noVBand="1"/>
        <w:tblPrChange w:id="193" w:author="Andrea D" w:date="2026-10-15T23:37:00Z" w16du:dateUtc="2026-10-15T22:37:00Z">
          <w:tblPr>
            <w:tblStyle w:val="TableGrid"/>
            <w:tblW w:w="0" w:type="auto"/>
            <w:tblLook w:val="04A0" w:firstRow="1" w:lastRow="0" w:firstColumn="1" w:lastColumn="0" w:noHBand="0" w:noVBand="1"/>
          </w:tblPr>
        </w:tblPrChange>
      </w:tblPr>
      <w:tblGrid>
        <w:gridCol w:w="1697"/>
        <w:gridCol w:w="1985"/>
        <w:gridCol w:w="2409"/>
        <w:gridCol w:w="7146"/>
        <w:tblGridChange w:id="194">
          <w:tblGrid>
            <w:gridCol w:w="1697"/>
            <w:gridCol w:w="544"/>
            <w:gridCol w:w="1441"/>
            <w:gridCol w:w="875"/>
            <w:gridCol w:w="1534"/>
            <w:gridCol w:w="786"/>
            <w:gridCol w:w="2139"/>
            <w:gridCol w:w="4221"/>
          </w:tblGrid>
        </w:tblGridChange>
      </w:tblGrid>
      <w:tr w:rsidR="006B215A" w:rsidRPr="002A7531" w14:paraId="1CF6185E" w14:textId="77777777" w:rsidTr="00093A1B">
        <w:trPr>
          <w:ins w:id="195" w:author="Andrea D" w:date="2026-10-15T23:12:00Z"/>
          <w:trPrChange w:id="196" w:author="Andrea D" w:date="2026-10-15T23:37:00Z" w16du:dateUtc="2026-10-15T22:37:00Z">
            <w:trPr>
              <w:gridAfter w:val="1"/>
            </w:trPr>
          </w:trPrChange>
        </w:trPr>
        <w:tc>
          <w:tcPr>
            <w:tcW w:w="1697" w:type="dxa"/>
            <w:tcBorders>
              <w:top w:val="single" w:sz="4" w:space="0" w:color="auto"/>
              <w:left w:val="single" w:sz="4" w:space="0" w:color="auto"/>
              <w:bottom w:val="single" w:sz="4" w:space="0" w:color="auto"/>
              <w:right w:val="single" w:sz="4" w:space="0" w:color="auto"/>
            </w:tcBorders>
            <w:vAlign w:val="center"/>
            <w:hideMark/>
            <w:tcPrChange w:id="197"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vAlign w:val="center"/>
                <w:hideMark/>
              </w:tcPr>
            </w:tcPrChange>
          </w:tcPr>
          <w:p w14:paraId="22EF361A" w14:textId="77777777" w:rsidR="006B215A" w:rsidRPr="002A7531" w:rsidRDefault="006B215A" w:rsidP="006B215A">
            <w:pPr>
              <w:spacing w:after="160" w:line="278" w:lineRule="auto"/>
              <w:rPr>
                <w:ins w:id="198" w:author="Andrea D" w:date="2026-10-15T23:12:00Z"/>
                <w:rFonts w:ascii="Arial" w:hAnsi="Arial" w:cs="Arial"/>
                <w:b/>
                <w:bCs/>
                <w:i/>
                <w:iCs/>
                <w:sz w:val="24"/>
                <w:szCs w:val="24"/>
                <w:lang w:eastAsia="en-US"/>
                <w:rPrChange w:id="199" w:author="Andrea D" w:date="2026-10-15T23:17:00Z" w16du:dateUtc="2026-10-15T22:17:00Z">
                  <w:rPr>
                    <w:ins w:id="200" w:author="Andrea D" w:date="2026-10-15T23:12:00Z"/>
                    <w:b/>
                    <w:i/>
                    <w:iCs/>
                    <w:lang w:eastAsia="en-US"/>
                  </w:rPr>
                </w:rPrChange>
              </w:rPr>
            </w:pPr>
            <w:ins w:id="201" w:author="Andrea D" w:date="2026-10-15T23:12:00Z">
              <w:r w:rsidRPr="002A7531">
                <w:rPr>
                  <w:rFonts w:ascii="Arial" w:hAnsi="Arial" w:cs="Arial"/>
                  <w:b/>
                  <w:bCs/>
                  <w:sz w:val="24"/>
                  <w:szCs w:val="24"/>
                  <w:lang w:eastAsia="en-US"/>
                  <w:rPrChange w:id="202" w:author="Andrea D" w:date="2026-10-15T23:17:00Z" w16du:dateUtc="2026-10-15T22:17:00Z">
                    <w:rPr>
                      <w:b/>
                      <w:bCs/>
                      <w:lang w:eastAsia="en-US"/>
                    </w:rPr>
                  </w:rPrChange>
                </w:rPr>
                <w:t>AI competence</w:t>
              </w:r>
            </w:ins>
          </w:p>
        </w:tc>
        <w:tc>
          <w:tcPr>
            <w:tcW w:w="1985" w:type="dxa"/>
            <w:tcBorders>
              <w:top w:val="single" w:sz="4" w:space="0" w:color="auto"/>
              <w:left w:val="single" w:sz="4" w:space="0" w:color="auto"/>
              <w:bottom w:val="single" w:sz="4" w:space="0" w:color="auto"/>
              <w:right w:val="single" w:sz="4" w:space="0" w:color="auto"/>
            </w:tcBorders>
            <w:vAlign w:val="center"/>
            <w:hideMark/>
            <w:tcPrChange w:id="203"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vAlign w:val="center"/>
                <w:hideMark/>
              </w:tcPr>
            </w:tcPrChange>
          </w:tcPr>
          <w:p w14:paraId="4DFB4096" w14:textId="77777777" w:rsidR="006B215A" w:rsidRPr="002A7531" w:rsidRDefault="006B215A" w:rsidP="006B215A">
            <w:pPr>
              <w:spacing w:after="160" w:line="278" w:lineRule="auto"/>
              <w:rPr>
                <w:ins w:id="204" w:author="Andrea D" w:date="2026-10-15T23:12:00Z"/>
                <w:rFonts w:ascii="Arial" w:hAnsi="Arial" w:cs="Arial"/>
                <w:b/>
                <w:bCs/>
                <w:i/>
                <w:iCs/>
                <w:sz w:val="24"/>
                <w:szCs w:val="24"/>
                <w:lang w:eastAsia="en-US"/>
                <w:rPrChange w:id="205" w:author="Andrea D" w:date="2026-10-15T23:17:00Z" w16du:dateUtc="2026-10-15T22:17:00Z">
                  <w:rPr>
                    <w:ins w:id="206" w:author="Andrea D" w:date="2026-10-15T23:12:00Z"/>
                    <w:b/>
                    <w:i/>
                    <w:iCs/>
                    <w:lang w:eastAsia="en-US"/>
                  </w:rPr>
                </w:rPrChange>
              </w:rPr>
            </w:pPr>
            <w:ins w:id="207" w:author="Andrea D" w:date="2026-10-15T23:12:00Z">
              <w:r w:rsidRPr="002A7531">
                <w:rPr>
                  <w:rFonts w:ascii="Arial" w:hAnsi="Arial" w:cs="Arial"/>
                  <w:b/>
                  <w:bCs/>
                  <w:sz w:val="24"/>
                  <w:szCs w:val="24"/>
                  <w:lang w:eastAsia="en-US"/>
                  <w:rPrChange w:id="208" w:author="Andrea D" w:date="2026-10-15T23:17:00Z" w16du:dateUtc="2026-10-15T22:17:00Z">
                    <w:rPr>
                      <w:b/>
                      <w:bCs/>
                      <w:lang w:eastAsia="en-US"/>
                    </w:rPr>
                  </w:rPrChange>
                </w:rPr>
                <w:t>Reflective prompts (to students)</w:t>
              </w:r>
            </w:ins>
          </w:p>
        </w:tc>
        <w:tc>
          <w:tcPr>
            <w:tcW w:w="2409" w:type="dxa"/>
            <w:tcBorders>
              <w:top w:val="single" w:sz="4" w:space="0" w:color="auto"/>
              <w:left w:val="single" w:sz="4" w:space="0" w:color="auto"/>
              <w:bottom w:val="single" w:sz="4" w:space="0" w:color="auto"/>
              <w:right w:val="single" w:sz="4" w:space="0" w:color="auto"/>
            </w:tcBorders>
            <w:vAlign w:val="center"/>
            <w:hideMark/>
            <w:tcPrChange w:id="209"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vAlign w:val="center"/>
                <w:hideMark/>
              </w:tcPr>
            </w:tcPrChange>
          </w:tcPr>
          <w:p w14:paraId="3AE99CB9" w14:textId="77777777" w:rsidR="006B215A" w:rsidRPr="002A7531" w:rsidRDefault="006B215A" w:rsidP="006B215A">
            <w:pPr>
              <w:spacing w:after="160" w:line="278" w:lineRule="auto"/>
              <w:rPr>
                <w:ins w:id="210" w:author="Andrea D" w:date="2026-10-15T23:12:00Z"/>
                <w:rFonts w:ascii="Arial" w:hAnsi="Arial" w:cs="Arial"/>
                <w:b/>
                <w:bCs/>
                <w:i/>
                <w:iCs/>
                <w:sz w:val="24"/>
                <w:szCs w:val="24"/>
                <w:lang w:eastAsia="en-US"/>
                <w:rPrChange w:id="211" w:author="Andrea D" w:date="2026-10-15T23:17:00Z" w16du:dateUtc="2026-10-15T22:17:00Z">
                  <w:rPr>
                    <w:ins w:id="212" w:author="Andrea D" w:date="2026-10-15T23:12:00Z"/>
                    <w:b/>
                    <w:i/>
                    <w:iCs/>
                    <w:lang w:eastAsia="en-US"/>
                  </w:rPr>
                </w:rPrChange>
              </w:rPr>
            </w:pPr>
            <w:ins w:id="213" w:author="Andrea D" w:date="2026-10-15T23:12:00Z">
              <w:r w:rsidRPr="002A7531">
                <w:rPr>
                  <w:rFonts w:ascii="Arial" w:hAnsi="Arial" w:cs="Arial"/>
                  <w:b/>
                  <w:bCs/>
                  <w:sz w:val="24"/>
                  <w:szCs w:val="24"/>
                  <w:lang w:eastAsia="en-US"/>
                  <w:rPrChange w:id="214" w:author="Andrea D" w:date="2026-10-15T23:17:00Z" w16du:dateUtc="2026-10-15T22:17:00Z">
                    <w:rPr>
                      <w:b/>
                      <w:bCs/>
                      <w:lang w:eastAsia="en-US"/>
                    </w:rPr>
                  </w:rPrChange>
                </w:rPr>
                <w:t>Lecturer expectations</w:t>
              </w:r>
            </w:ins>
          </w:p>
        </w:tc>
        <w:tc>
          <w:tcPr>
            <w:tcW w:w="6945" w:type="dxa"/>
            <w:tcBorders>
              <w:top w:val="single" w:sz="4" w:space="0" w:color="auto"/>
              <w:left w:val="single" w:sz="4" w:space="0" w:color="auto"/>
              <w:bottom w:val="single" w:sz="4" w:space="0" w:color="auto"/>
              <w:right w:val="single" w:sz="4" w:space="0" w:color="auto"/>
            </w:tcBorders>
            <w:vAlign w:val="center"/>
            <w:hideMark/>
            <w:tcPrChange w:id="215" w:author="Andrea D" w:date="2026-10-15T23:37:00Z" w16du:dateUtc="2026-10-15T22:37:00Z">
              <w:tcPr>
                <w:tcW w:w="3640" w:type="dxa"/>
                <w:tcBorders>
                  <w:top w:val="single" w:sz="4" w:space="0" w:color="auto"/>
                  <w:left w:val="single" w:sz="4" w:space="0" w:color="auto"/>
                  <w:bottom w:val="single" w:sz="4" w:space="0" w:color="auto"/>
                  <w:right w:val="single" w:sz="4" w:space="0" w:color="auto"/>
                </w:tcBorders>
                <w:vAlign w:val="center"/>
                <w:hideMark/>
              </w:tcPr>
            </w:tcPrChange>
          </w:tcPr>
          <w:p w14:paraId="2F2E4411" w14:textId="77777777" w:rsidR="006B215A" w:rsidRPr="002A7531" w:rsidRDefault="006B215A" w:rsidP="006B215A">
            <w:pPr>
              <w:spacing w:after="160" w:line="278" w:lineRule="auto"/>
              <w:rPr>
                <w:ins w:id="216" w:author="Andrea D" w:date="2026-10-15T23:12:00Z"/>
                <w:rFonts w:ascii="Arial" w:hAnsi="Arial" w:cs="Arial"/>
                <w:b/>
                <w:bCs/>
                <w:i/>
                <w:iCs/>
                <w:sz w:val="24"/>
                <w:szCs w:val="24"/>
                <w:lang w:eastAsia="en-US"/>
                <w:rPrChange w:id="217" w:author="Andrea D" w:date="2026-10-15T23:17:00Z" w16du:dateUtc="2026-10-15T22:17:00Z">
                  <w:rPr>
                    <w:ins w:id="218" w:author="Andrea D" w:date="2026-10-15T23:12:00Z"/>
                    <w:b/>
                    <w:i/>
                    <w:iCs/>
                    <w:lang w:eastAsia="en-US"/>
                  </w:rPr>
                </w:rPrChange>
              </w:rPr>
            </w:pPr>
            <w:ins w:id="219" w:author="Andrea D" w:date="2026-10-15T23:12:00Z">
              <w:r w:rsidRPr="002A7531">
                <w:rPr>
                  <w:rFonts w:ascii="Arial" w:hAnsi="Arial" w:cs="Arial"/>
                  <w:b/>
                  <w:bCs/>
                  <w:sz w:val="24"/>
                  <w:szCs w:val="24"/>
                  <w:lang w:eastAsia="en-US"/>
                  <w:rPrChange w:id="220" w:author="Andrea D" w:date="2026-10-15T23:17:00Z" w16du:dateUtc="2026-10-15T22:17:00Z">
                    <w:rPr>
                      <w:b/>
                      <w:bCs/>
                      <w:lang w:eastAsia="en-US"/>
                    </w:rPr>
                  </w:rPrChange>
                </w:rPr>
                <w:t>Student response</w:t>
              </w:r>
            </w:ins>
          </w:p>
        </w:tc>
      </w:tr>
      <w:tr w:rsidR="006B215A" w:rsidRPr="002A7531" w14:paraId="483C1C58" w14:textId="77777777" w:rsidTr="00093A1B">
        <w:trPr>
          <w:ins w:id="221" w:author="Andrea D" w:date="2026-10-15T23:12:00Z"/>
          <w:trPrChange w:id="222" w:author="Andrea D" w:date="2026-10-15T23:37:00Z" w16du:dateUtc="2026-10-15T22:37:00Z">
            <w:trPr>
              <w:gridAfter w:val="1"/>
            </w:trPr>
          </w:trPrChange>
        </w:trPr>
        <w:tc>
          <w:tcPr>
            <w:tcW w:w="1697" w:type="dxa"/>
            <w:tcBorders>
              <w:top w:val="single" w:sz="4" w:space="0" w:color="auto"/>
              <w:left w:val="single" w:sz="4" w:space="0" w:color="auto"/>
              <w:bottom w:val="single" w:sz="4" w:space="0" w:color="auto"/>
              <w:right w:val="single" w:sz="4" w:space="0" w:color="auto"/>
            </w:tcBorders>
            <w:hideMark/>
            <w:tcPrChange w:id="223"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hideMark/>
              </w:tcPr>
            </w:tcPrChange>
          </w:tcPr>
          <w:p w14:paraId="28119FF9" w14:textId="77777777" w:rsidR="006B215A" w:rsidRPr="002A7531" w:rsidRDefault="006B215A" w:rsidP="006B215A">
            <w:pPr>
              <w:spacing w:after="160" w:line="278" w:lineRule="auto"/>
              <w:rPr>
                <w:ins w:id="224" w:author="Andrea D" w:date="2026-10-15T23:12:00Z"/>
                <w:rFonts w:ascii="Arial" w:hAnsi="Arial" w:cs="Arial"/>
                <w:sz w:val="24"/>
                <w:szCs w:val="24"/>
                <w:lang w:eastAsia="en-US"/>
                <w:rPrChange w:id="225" w:author="Andrea D" w:date="2026-10-15T23:17:00Z" w16du:dateUtc="2026-10-15T22:17:00Z">
                  <w:rPr>
                    <w:ins w:id="226" w:author="Andrea D" w:date="2026-10-15T23:12:00Z"/>
                    <w:b/>
                    <w:lang w:eastAsia="en-US"/>
                  </w:rPr>
                </w:rPrChange>
              </w:rPr>
            </w:pPr>
            <w:ins w:id="227" w:author="Andrea D" w:date="2026-10-15T23:12:00Z">
              <w:r w:rsidRPr="002A7531">
                <w:rPr>
                  <w:rFonts w:ascii="Arial" w:hAnsi="Arial" w:cs="Arial"/>
                  <w:sz w:val="24"/>
                  <w:szCs w:val="24"/>
                  <w:lang w:eastAsia="en-US"/>
                  <w:rPrChange w:id="228" w:author="Andrea D" w:date="2026-10-15T23:17:00Z" w16du:dateUtc="2026-10-15T22:17:00Z">
                    <w:rPr>
                      <w:b/>
                      <w:bCs/>
                      <w:lang w:eastAsia="en-US"/>
                    </w:rPr>
                  </w:rPrChange>
                </w:rPr>
                <w:lastRenderedPageBreak/>
                <w:t>Delegation</w:t>
              </w:r>
            </w:ins>
          </w:p>
          <w:p w14:paraId="4732D46B" w14:textId="77777777" w:rsidR="006B215A" w:rsidRPr="002A7531" w:rsidRDefault="006B215A" w:rsidP="006B215A">
            <w:pPr>
              <w:spacing w:after="160" w:line="278" w:lineRule="auto"/>
              <w:rPr>
                <w:ins w:id="229" w:author="Andrea D" w:date="2026-10-15T23:12:00Z"/>
                <w:rFonts w:ascii="Arial" w:hAnsi="Arial" w:cs="Arial"/>
                <w:i/>
                <w:iCs/>
                <w:sz w:val="24"/>
                <w:szCs w:val="24"/>
                <w:lang w:eastAsia="en-US"/>
                <w:rPrChange w:id="230" w:author="Andrea D" w:date="2026-10-15T23:17:00Z" w16du:dateUtc="2026-10-15T22:17:00Z">
                  <w:rPr>
                    <w:ins w:id="231" w:author="Andrea D" w:date="2026-10-15T23:12:00Z"/>
                    <w:b/>
                    <w:i/>
                    <w:iCs/>
                    <w:lang w:eastAsia="en-US"/>
                  </w:rPr>
                </w:rPrChange>
              </w:rPr>
            </w:pPr>
            <w:ins w:id="232" w:author="Andrea D" w:date="2026-10-15T23:12:00Z">
              <w:r w:rsidRPr="002A7531">
                <w:rPr>
                  <w:rFonts w:ascii="Arial" w:hAnsi="Arial" w:cs="Arial"/>
                  <w:i/>
                  <w:iCs/>
                  <w:sz w:val="24"/>
                  <w:szCs w:val="24"/>
                  <w:lang w:eastAsia="en-US"/>
                  <w:rPrChange w:id="233" w:author="Andrea D" w:date="2026-10-15T23:17:00Z" w16du:dateUtc="2026-10-15T22:17:00Z">
                    <w:rPr>
                      <w:b/>
                      <w:i/>
                      <w:iCs/>
                      <w:lang w:eastAsia="en-US"/>
                    </w:rPr>
                  </w:rPrChange>
                </w:rPr>
                <w:t>Deciding whether &amp; when to use AI</w:t>
              </w:r>
            </w:ins>
          </w:p>
        </w:tc>
        <w:tc>
          <w:tcPr>
            <w:tcW w:w="1985" w:type="dxa"/>
            <w:tcBorders>
              <w:top w:val="single" w:sz="4" w:space="0" w:color="auto"/>
              <w:left w:val="single" w:sz="4" w:space="0" w:color="auto"/>
              <w:bottom w:val="single" w:sz="4" w:space="0" w:color="auto"/>
              <w:right w:val="single" w:sz="4" w:space="0" w:color="auto"/>
            </w:tcBorders>
            <w:hideMark/>
            <w:tcPrChange w:id="234"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hideMark/>
              </w:tcPr>
            </w:tcPrChange>
          </w:tcPr>
          <w:p w14:paraId="040BF939" w14:textId="77777777" w:rsidR="006B215A" w:rsidRPr="002A7531" w:rsidRDefault="006B215A" w:rsidP="006B215A">
            <w:pPr>
              <w:spacing w:after="160" w:line="278" w:lineRule="auto"/>
              <w:rPr>
                <w:ins w:id="235" w:author="Andrea D" w:date="2026-10-15T23:12:00Z"/>
                <w:rFonts w:ascii="Arial" w:hAnsi="Arial" w:cs="Arial"/>
                <w:i/>
                <w:iCs/>
                <w:sz w:val="24"/>
                <w:szCs w:val="24"/>
                <w:lang w:eastAsia="en-US"/>
                <w:rPrChange w:id="236" w:author="Andrea D" w:date="2026-10-15T23:17:00Z" w16du:dateUtc="2026-10-15T22:17:00Z">
                  <w:rPr>
                    <w:ins w:id="237" w:author="Andrea D" w:date="2026-10-15T23:12:00Z"/>
                    <w:b/>
                    <w:i/>
                    <w:iCs/>
                    <w:lang w:eastAsia="en-US"/>
                  </w:rPr>
                </w:rPrChange>
              </w:rPr>
            </w:pPr>
            <w:ins w:id="238" w:author="Andrea D" w:date="2026-10-15T23:12:00Z">
              <w:r w:rsidRPr="002A7531">
                <w:rPr>
                  <w:rFonts w:ascii="Arial" w:hAnsi="Arial" w:cs="Arial"/>
                  <w:sz w:val="24"/>
                  <w:szCs w:val="24"/>
                  <w:lang w:eastAsia="en-US"/>
                  <w:rPrChange w:id="239" w:author="Andrea D" w:date="2026-10-15T23:17:00Z" w16du:dateUtc="2026-10-15T22:17:00Z">
                    <w:rPr>
                      <w:b/>
                      <w:lang w:eastAsia="en-US"/>
                    </w:rPr>
                  </w:rPrChange>
                </w:rPr>
                <w:t>Identify the specific tasks in this assessment where you chose to use AI, and explain your reasoning. Where did AI add value? Where did you decide not to use it, and why?</w:t>
              </w:r>
            </w:ins>
          </w:p>
        </w:tc>
        <w:tc>
          <w:tcPr>
            <w:tcW w:w="2409" w:type="dxa"/>
            <w:tcBorders>
              <w:top w:val="single" w:sz="4" w:space="0" w:color="auto"/>
              <w:left w:val="single" w:sz="4" w:space="0" w:color="auto"/>
              <w:bottom w:val="single" w:sz="4" w:space="0" w:color="auto"/>
              <w:right w:val="single" w:sz="4" w:space="0" w:color="auto"/>
            </w:tcBorders>
            <w:tcPrChange w:id="240"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tcPr>
            </w:tcPrChange>
          </w:tcPr>
          <w:p w14:paraId="5A64A5D8" w14:textId="77777777" w:rsidR="006B215A" w:rsidRPr="002A7531" w:rsidRDefault="006B215A" w:rsidP="006B215A">
            <w:pPr>
              <w:spacing w:after="160" w:line="278" w:lineRule="auto"/>
              <w:rPr>
                <w:ins w:id="241" w:author="Andrea D" w:date="2026-10-15T23:12:00Z"/>
                <w:rFonts w:ascii="Arial" w:hAnsi="Arial" w:cs="Arial"/>
                <w:sz w:val="24"/>
                <w:szCs w:val="24"/>
                <w:lang w:eastAsia="en-US"/>
                <w:rPrChange w:id="242" w:author="Andrea D" w:date="2026-10-15T23:17:00Z" w16du:dateUtc="2026-10-15T22:17:00Z">
                  <w:rPr>
                    <w:ins w:id="243" w:author="Andrea D" w:date="2026-10-15T23:12:00Z"/>
                    <w:b/>
                    <w:bCs/>
                    <w:lang w:eastAsia="en-US"/>
                  </w:rPr>
                </w:rPrChange>
              </w:rPr>
            </w:pPr>
          </w:p>
          <w:p w14:paraId="623B3AC4" w14:textId="77777777" w:rsidR="006B215A" w:rsidRPr="002A7531" w:rsidRDefault="006B215A" w:rsidP="006B215A">
            <w:pPr>
              <w:spacing w:after="160" w:line="278" w:lineRule="auto"/>
              <w:rPr>
                <w:ins w:id="244" w:author="Andrea D" w:date="2026-10-15T23:12:00Z"/>
                <w:rFonts w:ascii="Arial" w:hAnsi="Arial" w:cs="Arial"/>
                <w:sz w:val="24"/>
                <w:szCs w:val="24"/>
                <w:lang w:eastAsia="en-US"/>
                <w:rPrChange w:id="245" w:author="Andrea D" w:date="2026-10-15T23:17:00Z" w16du:dateUtc="2026-10-15T22:17:00Z">
                  <w:rPr>
                    <w:ins w:id="246" w:author="Andrea D" w:date="2026-10-15T23:12:00Z"/>
                    <w:b/>
                    <w:lang w:eastAsia="en-US"/>
                  </w:rPr>
                </w:rPrChange>
              </w:rPr>
            </w:pPr>
            <w:ins w:id="247" w:author="Andrea D" w:date="2026-10-15T23:12:00Z">
              <w:r w:rsidRPr="002A7531">
                <w:rPr>
                  <w:rFonts w:ascii="Arial" w:hAnsi="Arial" w:cs="Arial"/>
                  <w:sz w:val="24"/>
                  <w:szCs w:val="24"/>
                  <w:lang w:eastAsia="en-US"/>
                  <w:rPrChange w:id="248" w:author="Andrea D" w:date="2026-10-15T23:17:00Z" w16du:dateUtc="2026-10-15T22:17:00Z">
                    <w:rPr>
                      <w:b/>
                      <w:lang w:eastAsia="en-US"/>
                    </w:rPr>
                  </w:rPrChange>
                </w:rPr>
                <w:t>You may use AI to support your learning and development of the application. Clearly identify where you used AI and where you completed the work independently.</w:t>
              </w:r>
            </w:ins>
          </w:p>
          <w:p w14:paraId="154A4F3E" w14:textId="77777777" w:rsidR="006B215A" w:rsidRPr="002A7531" w:rsidRDefault="006B215A" w:rsidP="006B215A">
            <w:pPr>
              <w:spacing w:after="160" w:line="278" w:lineRule="auto"/>
              <w:rPr>
                <w:ins w:id="249" w:author="Andrea D" w:date="2026-10-15T23:12:00Z"/>
                <w:rFonts w:ascii="Arial" w:hAnsi="Arial" w:cs="Arial"/>
                <w:sz w:val="24"/>
                <w:szCs w:val="24"/>
                <w:lang w:eastAsia="en-US"/>
                <w:rPrChange w:id="250" w:author="Andrea D" w:date="2026-10-15T23:17:00Z" w16du:dateUtc="2026-10-15T22:17:00Z">
                  <w:rPr>
                    <w:ins w:id="251" w:author="Andrea D" w:date="2026-10-15T23:12:00Z"/>
                    <w:b/>
                    <w:bCs/>
                    <w:lang w:eastAsia="en-US"/>
                  </w:rPr>
                </w:rPrChange>
              </w:rPr>
            </w:pPr>
          </w:p>
          <w:p w14:paraId="3A2CC163" w14:textId="77777777" w:rsidR="006B215A" w:rsidRPr="002A7531" w:rsidRDefault="006B215A" w:rsidP="004510A6">
            <w:pPr>
              <w:spacing w:after="160" w:line="278" w:lineRule="auto"/>
              <w:rPr>
                <w:ins w:id="252" w:author="Andrea D" w:date="2026-10-15T23:12:00Z"/>
                <w:rFonts w:ascii="Arial" w:hAnsi="Arial" w:cs="Arial"/>
                <w:sz w:val="24"/>
                <w:szCs w:val="24"/>
                <w:lang w:eastAsia="en-US"/>
                <w:rPrChange w:id="253" w:author="Andrea D" w:date="2026-10-15T23:17:00Z" w16du:dateUtc="2026-10-15T22:17:00Z">
                  <w:rPr>
                    <w:ins w:id="254" w:author="Andrea D" w:date="2026-10-15T23:12:00Z"/>
                    <w:b/>
                    <w:bCs/>
                    <w:lang w:eastAsia="en-US"/>
                  </w:rPr>
                </w:rPrChange>
              </w:rPr>
              <w:pPrChange w:id="255" w:author="Andrea D" w:date="2026-10-15T23:31:00Z" w16du:dateUtc="2026-10-15T22:31:00Z">
                <w:pPr>
                  <w:numPr>
                    <w:numId w:val="5"/>
                  </w:numPr>
                  <w:spacing w:after="160" w:line="278" w:lineRule="auto"/>
                  <w:ind w:left="1800" w:hanging="360"/>
                </w:pPr>
              </w:pPrChange>
            </w:pPr>
          </w:p>
        </w:tc>
        <w:tc>
          <w:tcPr>
            <w:tcW w:w="6945" w:type="dxa"/>
            <w:tcBorders>
              <w:top w:val="single" w:sz="4" w:space="0" w:color="auto"/>
              <w:left w:val="single" w:sz="4" w:space="0" w:color="auto"/>
              <w:bottom w:val="single" w:sz="4" w:space="0" w:color="auto"/>
              <w:right w:val="single" w:sz="4" w:space="0" w:color="auto"/>
            </w:tcBorders>
            <w:hideMark/>
            <w:tcPrChange w:id="256" w:author="Andrea D" w:date="2026-10-15T23:37:00Z" w16du:dateUtc="2026-10-15T22:37:00Z">
              <w:tcPr>
                <w:tcW w:w="3640" w:type="dxa"/>
                <w:tcBorders>
                  <w:top w:val="single" w:sz="4" w:space="0" w:color="auto"/>
                  <w:left w:val="single" w:sz="4" w:space="0" w:color="auto"/>
                  <w:bottom w:val="single" w:sz="4" w:space="0" w:color="auto"/>
                  <w:right w:val="single" w:sz="4" w:space="0" w:color="auto"/>
                </w:tcBorders>
                <w:hideMark/>
              </w:tcPr>
            </w:tcPrChange>
          </w:tcPr>
          <w:p w14:paraId="15837842" w14:textId="77777777" w:rsidR="004510A6" w:rsidRDefault="004510A6" w:rsidP="006B215A">
            <w:pPr>
              <w:spacing w:after="160" w:line="278" w:lineRule="auto"/>
              <w:rPr>
                <w:ins w:id="257" w:author="Andrea D" w:date="2026-10-15T23:29:00Z" w16du:dateUtc="2026-10-15T22:29:00Z"/>
                <w:rFonts w:ascii="Arial" w:hAnsi="Arial" w:cs="Arial"/>
                <w:sz w:val="24"/>
                <w:szCs w:val="24"/>
                <w:lang w:eastAsia="en-US"/>
              </w:rPr>
            </w:pPr>
            <w:ins w:id="258" w:author="Andrea D" w:date="2026-10-15T23:28:00Z" w16du:dateUtc="2026-10-15T22:28:00Z">
              <w:r>
                <w:rPr>
                  <w:rFonts w:ascii="Arial" w:hAnsi="Arial" w:cs="Arial"/>
                  <w:sz w:val="24"/>
                  <w:szCs w:val="24"/>
                  <w:lang w:eastAsia="en-US"/>
                </w:rPr>
                <w:t xml:space="preserve">In the “data sources” section, I used Chat GPT to help me find </w:t>
              </w:r>
            </w:ins>
            <w:ins w:id="259" w:author="Andrea D" w:date="2026-10-15T23:29:00Z" w16du:dateUtc="2026-10-15T22:29:00Z">
              <w:r>
                <w:rPr>
                  <w:rFonts w:ascii="Arial" w:hAnsi="Arial" w:cs="Arial"/>
                  <w:sz w:val="24"/>
                  <w:szCs w:val="24"/>
                  <w:lang w:eastAsia="en-US"/>
                </w:rPr>
                <w:t>different online databases of corporate-level GHG emissions, which streamlined the search process.</w:t>
              </w:r>
            </w:ins>
          </w:p>
          <w:p w14:paraId="6203D62B" w14:textId="3637FE17" w:rsidR="004510A6" w:rsidRPr="002A7531" w:rsidRDefault="004510A6" w:rsidP="006B215A">
            <w:pPr>
              <w:spacing w:after="160" w:line="278" w:lineRule="auto"/>
              <w:rPr>
                <w:ins w:id="260" w:author="Andrea D" w:date="2026-10-15T23:12:00Z"/>
                <w:rFonts w:ascii="Arial" w:hAnsi="Arial" w:cs="Arial"/>
                <w:sz w:val="24"/>
                <w:szCs w:val="24"/>
                <w:lang w:eastAsia="en-US"/>
                <w:rPrChange w:id="261" w:author="Andrea D" w:date="2026-10-15T23:17:00Z" w16du:dateUtc="2026-10-15T22:17:00Z">
                  <w:rPr>
                    <w:ins w:id="262" w:author="Andrea D" w:date="2026-10-15T23:12:00Z"/>
                    <w:b/>
                    <w:lang w:eastAsia="en-US"/>
                  </w:rPr>
                </w:rPrChange>
              </w:rPr>
            </w:pPr>
            <w:ins w:id="263" w:author="Andrea D" w:date="2026-10-15T23:29:00Z" w16du:dateUtc="2026-10-15T22:29:00Z">
              <w:r>
                <w:rPr>
                  <w:rFonts w:ascii="Arial" w:hAnsi="Arial" w:cs="Arial"/>
                  <w:sz w:val="24"/>
                  <w:szCs w:val="24"/>
                  <w:lang w:eastAsia="en-US"/>
                </w:rPr>
                <w:t xml:space="preserve">In the “References” section, </w:t>
              </w:r>
            </w:ins>
            <w:ins w:id="264" w:author="Andrea D" w:date="2026-10-15T23:30:00Z" w16du:dateUtc="2026-10-15T22:30:00Z">
              <w:r>
                <w:rPr>
                  <w:rFonts w:ascii="Arial" w:hAnsi="Arial" w:cs="Arial"/>
                  <w:sz w:val="24"/>
                  <w:szCs w:val="24"/>
                  <w:lang w:eastAsia="en-US"/>
                </w:rPr>
                <w:t>I used Google Gemini to help format my references according to the Harvard style, as my version of Word does not include this c</w:t>
              </w:r>
            </w:ins>
            <w:ins w:id="265" w:author="Andrea D" w:date="2026-10-15T23:31:00Z" w16du:dateUtc="2026-10-15T22:31:00Z">
              <w:r>
                <w:rPr>
                  <w:rFonts w:ascii="Arial" w:hAnsi="Arial" w:cs="Arial"/>
                  <w:sz w:val="24"/>
                  <w:szCs w:val="24"/>
                  <w:lang w:eastAsia="en-US"/>
                </w:rPr>
                <w:t>itation style.</w:t>
              </w:r>
            </w:ins>
          </w:p>
        </w:tc>
      </w:tr>
      <w:tr w:rsidR="006B215A" w:rsidRPr="002A7531" w14:paraId="1F6CD285" w14:textId="77777777" w:rsidTr="00093A1B">
        <w:trPr>
          <w:ins w:id="266" w:author="Andrea D" w:date="2026-10-15T23:12:00Z"/>
          <w:trPrChange w:id="267" w:author="Andrea D" w:date="2026-10-15T23:37:00Z" w16du:dateUtc="2026-10-15T22:37:00Z">
            <w:trPr>
              <w:gridAfter w:val="1"/>
            </w:trPr>
          </w:trPrChange>
        </w:trPr>
        <w:tc>
          <w:tcPr>
            <w:tcW w:w="1697" w:type="dxa"/>
            <w:tcBorders>
              <w:top w:val="single" w:sz="4" w:space="0" w:color="auto"/>
              <w:left w:val="single" w:sz="4" w:space="0" w:color="auto"/>
              <w:bottom w:val="single" w:sz="4" w:space="0" w:color="auto"/>
              <w:right w:val="single" w:sz="4" w:space="0" w:color="auto"/>
            </w:tcBorders>
            <w:hideMark/>
            <w:tcPrChange w:id="268"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hideMark/>
              </w:tcPr>
            </w:tcPrChange>
          </w:tcPr>
          <w:p w14:paraId="451824F3" w14:textId="77777777" w:rsidR="006B215A" w:rsidRPr="002A7531" w:rsidRDefault="006B215A" w:rsidP="006B215A">
            <w:pPr>
              <w:spacing w:after="160" w:line="278" w:lineRule="auto"/>
              <w:rPr>
                <w:ins w:id="269" w:author="Andrea D" w:date="2026-10-15T23:12:00Z"/>
                <w:rFonts w:ascii="Arial" w:hAnsi="Arial" w:cs="Arial"/>
                <w:sz w:val="24"/>
                <w:szCs w:val="24"/>
                <w:lang w:eastAsia="en-US"/>
                <w:rPrChange w:id="270" w:author="Andrea D" w:date="2026-10-15T23:17:00Z" w16du:dateUtc="2026-10-15T22:17:00Z">
                  <w:rPr>
                    <w:ins w:id="271" w:author="Andrea D" w:date="2026-10-15T23:12:00Z"/>
                    <w:b/>
                    <w:lang w:eastAsia="en-US"/>
                  </w:rPr>
                </w:rPrChange>
              </w:rPr>
            </w:pPr>
            <w:ins w:id="272" w:author="Andrea D" w:date="2026-10-15T23:12:00Z">
              <w:r w:rsidRPr="002A7531">
                <w:rPr>
                  <w:rFonts w:ascii="Arial" w:hAnsi="Arial" w:cs="Arial"/>
                  <w:sz w:val="24"/>
                  <w:szCs w:val="24"/>
                  <w:lang w:eastAsia="en-US"/>
                  <w:rPrChange w:id="273" w:author="Andrea D" w:date="2026-10-15T23:17:00Z" w16du:dateUtc="2026-10-15T22:17:00Z">
                    <w:rPr>
                      <w:b/>
                      <w:bCs/>
                      <w:lang w:eastAsia="en-US"/>
                    </w:rPr>
                  </w:rPrChange>
                </w:rPr>
                <w:t>Description</w:t>
              </w:r>
            </w:ins>
          </w:p>
          <w:p w14:paraId="4A4E54F8" w14:textId="77777777" w:rsidR="006B215A" w:rsidRPr="002A7531" w:rsidRDefault="006B215A" w:rsidP="006B215A">
            <w:pPr>
              <w:spacing w:after="160" w:line="278" w:lineRule="auto"/>
              <w:rPr>
                <w:ins w:id="274" w:author="Andrea D" w:date="2026-10-15T23:12:00Z"/>
                <w:rFonts w:ascii="Arial" w:hAnsi="Arial" w:cs="Arial"/>
                <w:i/>
                <w:iCs/>
                <w:sz w:val="24"/>
                <w:szCs w:val="24"/>
                <w:lang w:eastAsia="en-US"/>
                <w:rPrChange w:id="275" w:author="Andrea D" w:date="2026-10-15T23:17:00Z" w16du:dateUtc="2026-10-15T22:17:00Z">
                  <w:rPr>
                    <w:ins w:id="276" w:author="Andrea D" w:date="2026-10-15T23:12:00Z"/>
                    <w:b/>
                    <w:i/>
                    <w:iCs/>
                    <w:lang w:eastAsia="en-US"/>
                  </w:rPr>
                </w:rPrChange>
              </w:rPr>
            </w:pPr>
            <w:ins w:id="277" w:author="Andrea D" w:date="2026-10-15T23:12:00Z">
              <w:r w:rsidRPr="002A7531">
                <w:rPr>
                  <w:rFonts w:ascii="Arial" w:hAnsi="Arial" w:cs="Arial"/>
                  <w:i/>
                  <w:iCs/>
                  <w:sz w:val="24"/>
                  <w:szCs w:val="24"/>
                  <w:lang w:eastAsia="en-US"/>
                  <w:rPrChange w:id="278" w:author="Andrea D" w:date="2026-10-15T23:17:00Z" w16du:dateUtc="2026-10-15T22:17:00Z">
                    <w:rPr>
                      <w:b/>
                      <w:i/>
                      <w:iCs/>
                      <w:lang w:eastAsia="en-US"/>
                    </w:rPr>
                  </w:rPrChange>
                </w:rPr>
                <w:t>How you prompted the AI</w:t>
              </w:r>
            </w:ins>
          </w:p>
        </w:tc>
        <w:tc>
          <w:tcPr>
            <w:tcW w:w="1985" w:type="dxa"/>
            <w:tcBorders>
              <w:top w:val="single" w:sz="4" w:space="0" w:color="auto"/>
              <w:left w:val="single" w:sz="4" w:space="0" w:color="auto"/>
              <w:bottom w:val="single" w:sz="4" w:space="0" w:color="auto"/>
              <w:right w:val="single" w:sz="4" w:space="0" w:color="auto"/>
            </w:tcBorders>
            <w:hideMark/>
            <w:tcPrChange w:id="279"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hideMark/>
              </w:tcPr>
            </w:tcPrChange>
          </w:tcPr>
          <w:p w14:paraId="3A1E8E01" w14:textId="77777777" w:rsidR="006B215A" w:rsidRPr="002A7531" w:rsidRDefault="006B215A" w:rsidP="006B215A">
            <w:pPr>
              <w:spacing w:after="160" w:line="278" w:lineRule="auto"/>
              <w:rPr>
                <w:ins w:id="280" w:author="Andrea D" w:date="2026-10-15T23:12:00Z"/>
                <w:rFonts w:ascii="Arial" w:hAnsi="Arial" w:cs="Arial"/>
                <w:i/>
                <w:iCs/>
                <w:sz w:val="24"/>
                <w:szCs w:val="24"/>
                <w:lang w:eastAsia="en-US"/>
                <w:rPrChange w:id="281" w:author="Andrea D" w:date="2026-10-15T23:17:00Z" w16du:dateUtc="2026-10-15T22:17:00Z">
                  <w:rPr>
                    <w:ins w:id="282" w:author="Andrea D" w:date="2026-10-15T23:12:00Z"/>
                    <w:b/>
                    <w:i/>
                    <w:iCs/>
                    <w:lang w:eastAsia="en-US"/>
                  </w:rPr>
                </w:rPrChange>
              </w:rPr>
            </w:pPr>
            <w:ins w:id="283" w:author="Andrea D" w:date="2026-10-15T23:12:00Z">
              <w:r w:rsidRPr="002A7531">
                <w:rPr>
                  <w:rFonts w:ascii="Arial" w:hAnsi="Arial" w:cs="Arial"/>
                  <w:sz w:val="24"/>
                  <w:szCs w:val="24"/>
                  <w:lang w:eastAsia="en-US"/>
                  <w:rPrChange w:id="284" w:author="Andrea D" w:date="2026-10-15T23:17:00Z" w16du:dateUtc="2026-10-15T22:17:00Z">
                    <w:rPr>
                      <w:b/>
                      <w:lang w:eastAsia="en-US"/>
                    </w:rPr>
                  </w:rPrChange>
                </w:rPr>
                <w:t xml:space="preserve">Include the exact prompts you used in your appendix (recorded on the AI Tools declaration). Reflect on how you communicated your goals to the AI — did you need to iterate or refine </w:t>
              </w:r>
              <w:r w:rsidRPr="002A7531">
                <w:rPr>
                  <w:rFonts w:ascii="Arial" w:hAnsi="Arial" w:cs="Arial"/>
                  <w:sz w:val="24"/>
                  <w:szCs w:val="24"/>
                  <w:lang w:eastAsia="en-US"/>
                  <w:rPrChange w:id="285" w:author="Andrea D" w:date="2026-10-15T23:17:00Z" w16du:dateUtc="2026-10-15T22:17:00Z">
                    <w:rPr>
                      <w:b/>
                      <w:lang w:eastAsia="en-US"/>
                    </w:rPr>
                  </w:rPrChange>
                </w:rPr>
                <w:lastRenderedPageBreak/>
                <w:t>your prompts to get useful output?</w:t>
              </w:r>
            </w:ins>
          </w:p>
        </w:tc>
        <w:tc>
          <w:tcPr>
            <w:tcW w:w="2409" w:type="dxa"/>
            <w:tcBorders>
              <w:top w:val="single" w:sz="4" w:space="0" w:color="auto"/>
              <w:left w:val="single" w:sz="4" w:space="0" w:color="auto"/>
              <w:bottom w:val="single" w:sz="4" w:space="0" w:color="auto"/>
              <w:right w:val="single" w:sz="4" w:space="0" w:color="auto"/>
            </w:tcBorders>
            <w:tcPrChange w:id="286"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tcPr>
            </w:tcPrChange>
          </w:tcPr>
          <w:p w14:paraId="413A8305" w14:textId="77777777" w:rsidR="006B215A" w:rsidRPr="002A7531" w:rsidRDefault="006B215A" w:rsidP="006B215A">
            <w:pPr>
              <w:spacing w:after="160" w:line="278" w:lineRule="auto"/>
              <w:rPr>
                <w:ins w:id="287" w:author="Andrea D" w:date="2026-10-15T23:12:00Z"/>
                <w:rFonts w:ascii="Arial" w:hAnsi="Arial" w:cs="Arial"/>
                <w:sz w:val="24"/>
                <w:szCs w:val="24"/>
                <w:lang w:eastAsia="en-US"/>
                <w:rPrChange w:id="288" w:author="Andrea D" w:date="2026-10-15T23:17:00Z" w16du:dateUtc="2026-10-15T22:17:00Z">
                  <w:rPr>
                    <w:ins w:id="289" w:author="Andrea D" w:date="2026-10-15T23:12:00Z"/>
                    <w:b/>
                    <w:lang w:eastAsia="en-US"/>
                  </w:rPr>
                </w:rPrChange>
              </w:rPr>
            </w:pPr>
            <w:ins w:id="290" w:author="Andrea D" w:date="2026-10-15T23:12:00Z">
              <w:r w:rsidRPr="002A7531">
                <w:rPr>
                  <w:rFonts w:ascii="Arial" w:hAnsi="Arial" w:cs="Arial"/>
                  <w:sz w:val="24"/>
                  <w:szCs w:val="24"/>
                  <w:lang w:eastAsia="en-US"/>
                  <w:rPrChange w:id="291" w:author="Andrea D" w:date="2026-10-15T23:17:00Z" w16du:dateUtc="2026-10-15T22:17:00Z">
                    <w:rPr>
                      <w:b/>
                      <w:lang w:eastAsia="en-US"/>
                    </w:rPr>
                  </w:rPrChange>
                </w:rPr>
                <w:lastRenderedPageBreak/>
                <w:t>You must provide the exact prompts and relevant AI outputs used during the development of your application.</w:t>
              </w:r>
            </w:ins>
          </w:p>
          <w:p w14:paraId="7CC13BAB" w14:textId="77777777" w:rsidR="006B215A" w:rsidRPr="002A7531" w:rsidRDefault="006B215A" w:rsidP="006B215A">
            <w:pPr>
              <w:spacing w:after="160" w:line="278" w:lineRule="auto"/>
              <w:rPr>
                <w:ins w:id="292" w:author="Andrea D" w:date="2026-10-15T23:12:00Z"/>
                <w:rFonts w:ascii="Arial" w:hAnsi="Arial" w:cs="Arial"/>
                <w:sz w:val="24"/>
                <w:szCs w:val="24"/>
                <w:lang w:eastAsia="en-US"/>
                <w:rPrChange w:id="293" w:author="Andrea D" w:date="2026-10-15T23:17:00Z" w16du:dateUtc="2026-10-15T22:17:00Z">
                  <w:rPr>
                    <w:ins w:id="294" w:author="Andrea D" w:date="2026-10-15T23:12:00Z"/>
                    <w:b/>
                    <w:lang w:eastAsia="en-US"/>
                  </w:rPr>
                </w:rPrChange>
              </w:rPr>
            </w:pPr>
          </w:p>
          <w:p w14:paraId="1C1AFBB2" w14:textId="77777777" w:rsidR="006B215A" w:rsidRPr="002A7531" w:rsidRDefault="006B215A" w:rsidP="006B215A">
            <w:pPr>
              <w:spacing w:after="160" w:line="278" w:lineRule="auto"/>
              <w:rPr>
                <w:ins w:id="295" w:author="Andrea D" w:date="2026-10-15T23:12:00Z"/>
                <w:rFonts w:ascii="Arial" w:hAnsi="Arial" w:cs="Arial"/>
                <w:sz w:val="24"/>
                <w:szCs w:val="24"/>
                <w:lang w:eastAsia="en-US"/>
                <w:rPrChange w:id="296" w:author="Andrea D" w:date="2026-10-15T23:17:00Z" w16du:dateUtc="2026-10-15T22:17:00Z">
                  <w:rPr>
                    <w:ins w:id="297" w:author="Andrea D" w:date="2026-10-15T23:12:00Z"/>
                    <w:b/>
                    <w:lang w:eastAsia="en-US"/>
                  </w:rPr>
                </w:rPrChange>
              </w:rPr>
            </w:pPr>
          </w:p>
          <w:p w14:paraId="523696C8" w14:textId="77777777" w:rsidR="006B215A" w:rsidRPr="002A7531" w:rsidRDefault="006B215A" w:rsidP="006B215A">
            <w:pPr>
              <w:spacing w:after="160" w:line="278" w:lineRule="auto"/>
              <w:rPr>
                <w:ins w:id="298" w:author="Andrea D" w:date="2026-10-15T23:12:00Z"/>
                <w:rFonts w:ascii="Arial" w:hAnsi="Arial" w:cs="Arial"/>
                <w:sz w:val="24"/>
                <w:szCs w:val="24"/>
                <w:lang w:eastAsia="en-US"/>
                <w:rPrChange w:id="299" w:author="Andrea D" w:date="2026-10-15T23:17:00Z" w16du:dateUtc="2026-10-15T22:17:00Z">
                  <w:rPr>
                    <w:ins w:id="300" w:author="Andrea D" w:date="2026-10-15T23:12:00Z"/>
                    <w:b/>
                    <w:lang w:eastAsia="en-US"/>
                  </w:rPr>
                </w:rPrChange>
              </w:rPr>
            </w:pPr>
          </w:p>
          <w:p w14:paraId="13435C90" w14:textId="77777777" w:rsidR="006B215A" w:rsidRPr="002A7531" w:rsidRDefault="006B215A" w:rsidP="006B215A">
            <w:pPr>
              <w:spacing w:after="160" w:line="278" w:lineRule="auto"/>
              <w:rPr>
                <w:ins w:id="301" w:author="Andrea D" w:date="2026-10-15T23:12:00Z"/>
                <w:rFonts w:ascii="Arial" w:hAnsi="Arial" w:cs="Arial"/>
                <w:sz w:val="24"/>
                <w:szCs w:val="24"/>
                <w:lang w:eastAsia="en-US"/>
                <w:rPrChange w:id="302" w:author="Andrea D" w:date="2026-10-15T23:17:00Z" w16du:dateUtc="2026-10-15T22:17:00Z">
                  <w:rPr>
                    <w:ins w:id="303" w:author="Andrea D" w:date="2026-10-15T23:12:00Z"/>
                    <w:b/>
                    <w:lang w:eastAsia="en-US"/>
                  </w:rPr>
                </w:rPrChange>
              </w:rPr>
            </w:pPr>
          </w:p>
        </w:tc>
        <w:tc>
          <w:tcPr>
            <w:tcW w:w="6945" w:type="dxa"/>
            <w:tcBorders>
              <w:top w:val="single" w:sz="4" w:space="0" w:color="auto"/>
              <w:left w:val="single" w:sz="4" w:space="0" w:color="auto"/>
              <w:bottom w:val="single" w:sz="4" w:space="0" w:color="auto"/>
              <w:right w:val="single" w:sz="4" w:space="0" w:color="auto"/>
            </w:tcBorders>
            <w:tcPrChange w:id="304" w:author="Andrea D" w:date="2026-10-15T23:37:00Z" w16du:dateUtc="2026-10-15T22:37:00Z">
              <w:tcPr>
                <w:tcW w:w="3640" w:type="dxa"/>
                <w:tcBorders>
                  <w:top w:val="single" w:sz="4" w:space="0" w:color="auto"/>
                  <w:left w:val="single" w:sz="4" w:space="0" w:color="auto"/>
                  <w:bottom w:val="single" w:sz="4" w:space="0" w:color="auto"/>
                  <w:right w:val="single" w:sz="4" w:space="0" w:color="auto"/>
                </w:tcBorders>
              </w:tcPr>
            </w:tcPrChange>
          </w:tcPr>
          <w:p w14:paraId="44F5390B" w14:textId="28D1E3A3" w:rsidR="00093A1B" w:rsidRPr="002A7531" w:rsidRDefault="00093A1B" w:rsidP="006B215A">
            <w:pPr>
              <w:spacing w:after="160" w:line="278" w:lineRule="auto"/>
              <w:rPr>
                <w:ins w:id="305" w:author="Andrea D" w:date="2026-10-15T23:12:00Z"/>
                <w:rFonts w:ascii="Arial" w:hAnsi="Arial" w:cs="Arial"/>
                <w:sz w:val="24"/>
                <w:szCs w:val="24"/>
                <w:lang w:eastAsia="en-US"/>
                <w:rPrChange w:id="306" w:author="Andrea D" w:date="2026-10-15T23:17:00Z" w16du:dateUtc="2026-10-15T22:17:00Z">
                  <w:rPr>
                    <w:ins w:id="307" w:author="Andrea D" w:date="2026-10-15T23:12:00Z"/>
                    <w:b/>
                    <w:lang w:eastAsia="en-US"/>
                  </w:rPr>
                </w:rPrChange>
              </w:rPr>
            </w:pPr>
            <w:ins w:id="308" w:author="Andrea D" w:date="2026-10-15T23:37:00Z" w16du:dateUtc="2026-10-15T22:37:00Z">
              <w:r>
                <w:rPr>
                  <w:rFonts w:ascii="Arial" w:hAnsi="Arial" w:cs="Arial"/>
                  <w:sz w:val="24"/>
                  <w:szCs w:val="24"/>
                  <w:lang w:eastAsia="en-US"/>
                </w:rPr>
                <w:t xml:space="preserve">For Chat GPT I used </w:t>
              </w:r>
            </w:ins>
            <w:ins w:id="309" w:author="Andrea D" w:date="2026-10-15T23:38:00Z" w16du:dateUtc="2026-10-15T22:38:00Z">
              <w:r>
                <w:rPr>
                  <w:rFonts w:ascii="Arial" w:hAnsi="Arial" w:cs="Arial"/>
                  <w:sz w:val="24"/>
                  <w:szCs w:val="24"/>
                  <w:lang w:eastAsia="en-US"/>
                </w:rPr>
                <w:t>this prompt:</w:t>
              </w:r>
            </w:ins>
          </w:p>
          <w:p w14:paraId="0C261BFD" w14:textId="5A7548CC" w:rsidR="006B215A" w:rsidRPr="002A7531" w:rsidRDefault="00093A1B" w:rsidP="006B215A">
            <w:pPr>
              <w:spacing w:after="160" w:line="278" w:lineRule="auto"/>
              <w:rPr>
                <w:ins w:id="310" w:author="Andrea D" w:date="2026-10-15T23:12:00Z"/>
                <w:rFonts w:ascii="Arial" w:hAnsi="Arial" w:cs="Arial"/>
                <w:sz w:val="24"/>
                <w:szCs w:val="24"/>
                <w:lang w:eastAsia="en-US"/>
                <w:rPrChange w:id="311" w:author="Andrea D" w:date="2026-10-15T23:17:00Z" w16du:dateUtc="2026-10-15T22:17:00Z">
                  <w:rPr>
                    <w:ins w:id="312" w:author="Andrea D" w:date="2026-10-15T23:12:00Z"/>
                    <w:b/>
                    <w:lang w:eastAsia="en-US"/>
                  </w:rPr>
                </w:rPrChange>
              </w:rPr>
            </w:pPr>
            <w:ins w:id="313" w:author="Andrea D" w:date="2026-10-15T23:34:00Z" w16du:dateUtc="2026-10-15T22:34:00Z">
              <w:r w:rsidRPr="00093A1B">
                <w:rPr>
                  <w:rFonts w:ascii="Arial" w:hAnsi="Arial" w:cs="Arial"/>
                  <w:sz w:val="24"/>
                  <w:szCs w:val="24"/>
                  <w:lang w:eastAsia="en-US"/>
                </w:rPr>
                <w:drawing>
                  <wp:inline distT="0" distB="0" distL="0" distR="0" wp14:anchorId="60769AFD" wp14:editId="51D72559">
                    <wp:extent cx="4395727" cy="1363133"/>
                    <wp:effectExtent l="0" t="0" r="5080" b="8890"/>
                    <wp:docPr id="103314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45360" name=""/>
                            <pic:cNvPicPr/>
                          </pic:nvPicPr>
                          <pic:blipFill>
                            <a:blip r:embed="rId19"/>
                            <a:stretch>
                              <a:fillRect/>
                            </a:stretch>
                          </pic:blipFill>
                          <pic:spPr>
                            <a:xfrm>
                              <a:off x="0" y="0"/>
                              <a:ext cx="4436120" cy="1375659"/>
                            </a:xfrm>
                            <a:prstGeom prst="rect">
                              <a:avLst/>
                            </a:prstGeom>
                          </pic:spPr>
                        </pic:pic>
                      </a:graphicData>
                    </a:graphic>
                  </wp:inline>
                </w:drawing>
              </w:r>
            </w:ins>
          </w:p>
          <w:p w14:paraId="1ADAA157" w14:textId="352AA2DF" w:rsidR="00093A1B" w:rsidRPr="007F0000" w:rsidRDefault="00093A1B" w:rsidP="00093A1B">
            <w:pPr>
              <w:spacing w:after="160" w:line="278" w:lineRule="auto"/>
              <w:rPr>
                <w:ins w:id="314" w:author="Andrea D" w:date="2026-10-15T23:38:00Z" w16du:dateUtc="2026-10-15T22:38:00Z"/>
                <w:rFonts w:ascii="Arial" w:hAnsi="Arial" w:cs="Arial"/>
                <w:sz w:val="24"/>
                <w:szCs w:val="24"/>
                <w:lang w:eastAsia="en-US"/>
              </w:rPr>
            </w:pPr>
            <w:ins w:id="315" w:author="Andrea D" w:date="2026-10-15T23:38:00Z" w16du:dateUtc="2026-10-15T22:38:00Z">
              <w:r>
                <w:rPr>
                  <w:rFonts w:ascii="Arial" w:hAnsi="Arial" w:cs="Arial"/>
                  <w:sz w:val="24"/>
                  <w:szCs w:val="24"/>
                  <w:lang w:eastAsia="en-US"/>
                </w:rPr>
                <w:t xml:space="preserve">For </w:t>
              </w:r>
              <w:r>
                <w:rPr>
                  <w:rFonts w:ascii="Arial" w:hAnsi="Arial" w:cs="Arial"/>
                  <w:sz w:val="24"/>
                  <w:szCs w:val="24"/>
                  <w:lang w:eastAsia="en-US"/>
                </w:rPr>
                <w:t>Google Gemini</w:t>
              </w:r>
              <w:r>
                <w:rPr>
                  <w:rFonts w:ascii="Arial" w:hAnsi="Arial" w:cs="Arial"/>
                  <w:sz w:val="24"/>
                  <w:szCs w:val="24"/>
                  <w:lang w:eastAsia="en-US"/>
                </w:rPr>
                <w:t xml:space="preserve"> I used this prompt:</w:t>
              </w:r>
            </w:ins>
          </w:p>
          <w:p w14:paraId="2D0C76BA" w14:textId="7183E896" w:rsidR="006B215A" w:rsidRPr="002A7531" w:rsidRDefault="004F3771" w:rsidP="006B215A">
            <w:pPr>
              <w:spacing w:after="160" w:line="278" w:lineRule="auto"/>
              <w:rPr>
                <w:ins w:id="316" w:author="Andrea D" w:date="2026-10-15T23:12:00Z"/>
                <w:rFonts w:ascii="Arial" w:hAnsi="Arial" w:cs="Arial"/>
                <w:sz w:val="24"/>
                <w:szCs w:val="24"/>
                <w:lang w:eastAsia="en-US"/>
                <w:rPrChange w:id="317" w:author="Andrea D" w:date="2026-10-15T23:17:00Z" w16du:dateUtc="2026-10-15T22:17:00Z">
                  <w:rPr>
                    <w:ins w:id="318" w:author="Andrea D" w:date="2026-10-15T23:12:00Z"/>
                    <w:b/>
                    <w:lang w:eastAsia="en-US"/>
                  </w:rPr>
                </w:rPrChange>
              </w:rPr>
            </w:pPr>
            <w:ins w:id="319" w:author="Andrea D" w:date="2026-10-15T23:43:00Z" w16du:dateUtc="2026-10-15T22:43:00Z">
              <w:r w:rsidRPr="004F3771">
                <w:rPr>
                  <w:rFonts w:ascii="Arial" w:hAnsi="Arial" w:cs="Arial"/>
                  <w:sz w:val="24"/>
                  <w:szCs w:val="24"/>
                  <w:lang w:eastAsia="en-US"/>
                </w:rPr>
                <w:lastRenderedPageBreak/>
                <w:drawing>
                  <wp:inline distT="0" distB="0" distL="0" distR="0" wp14:anchorId="6C7EA5C5" wp14:editId="51AA6A54">
                    <wp:extent cx="3340100" cy="5731510"/>
                    <wp:effectExtent l="0" t="0" r="0" b="2540"/>
                    <wp:docPr id="193465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58328" name=""/>
                            <pic:cNvPicPr/>
                          </pic:nvPicPr>
                          <pic:blipFill>
                            <a:blip r:embed="rId20"/>
                            <a:stretch>
                              <a:fillRect/>
                            </a:stretch>
                          </pic:blipFill>
                          <pic:spPr>
                            <a:xfrm>
                              <a:off x="0" y="0"/>
                              <a:ext cx="3340100" cy="5731510"/>
                            </a:xfrm>
                            <a:prstGeom prst="rect">
                              <a:avLst/>
                            </a:prstGeom>
                          </pic:spPr>
                        </pic:pic>
                      </a:graphicData>
                    </a:graphic>
                  </wp:inline>
                </w:drawing>
              </w:r>
            </w:ins>
          </w:p>
          <w:p w14:paraId="523391CA" w14:textId="77777777" w:rsidR="006B215A" w:rsidRPr="002A7531" w:rsidRDefault="006B215A" w:rsidP="006B215A">
            <w:pPr>
              <w:spacing w:after="160" w:line="278" w:lineRule="auto"/>
              <w:rPr>
                <w:ins w:id="320" w:author="Andrea D" w:date="2026-10-15T23:12:00Z"/>
                <w:rFonts w:ascii="Arial" w:hAnsi="Arial" w:cs="Arial"/>
                <w:sz w:val="24"/>
                <w:szCs w:val="24"/>
                <w:lang w:eastAsia="en-US"/>
                <w:rPrChange w:id="321" w:author="Andrea D" w:date="2026-10-15T23:17:00Z" w16du:dateUtc="2026-10-15T22:17:00Z">
                  <w:rPr>
                    <w:ins w:id="322" w:author="Andrea D" w:date="2026-10-15T23:12:00Z"/>
                    <w:b/>
                    <w:lang w:eastAsia="en-US"/>
                  </w:rPr>
                </w:rPrChange>
              </w:rPr>
            </w:pPr>
          </w:p>
        </w:tc>
      </w:tr>
      <w:tr w:rsidR="006B215A" w:rsidRPr="002A7531" w14:paraId="1C957E41" w14:textId="77777777" w:rsidTr="00093A1B">
        <w:trPr>
          <w:ins w:id="323" w:author="Andrea D" w:date="2026-10-15T23:12:00Z"/>
          <w:trPrChange w:id="324" w:author="Andrea D" w:date="2026-10-15T23:37:00Z" w16du:dateUtc="2026-10-15T22:37:00Z">
            <w:trPr>
              <w:gridAfter w:val="1"/>
            </w:trPr>
          </w:trPrChange>
        </w:trPr>
        <w:tc>
          <w:tcPr>
            <w:tcW w:w="1697" w:type="dxa"/>
            <w:tcBorders>
              <w:top w:val="single" w:sz="4" w:space="0" w:color="auto"/>
              <w:left w:val="single" w:sz="4" w:space="0" w:color="auto"/>
              <w:bottom w:val="single" w:sz="4" w:space="0" w:color="auto"/>
              <w:right w:val="single" w:sz="4" w:space="0" w:color="auto"/>
            </w:tcBorders>
            <w:hideMark/>
            <w:tcPrChange w:id="325"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hideMark/>
              </w:tcPr>
            </w:tcPrChange>
          </w:tcPr>
          <w:p w14:paraId="2CD4ED84" w14:textId="77777777" w:rsidR="006B215A" w:rsidRPr="002A7531" w:rsidRDefault="006B215A" w:rsidP="006B215A">
            <w:pPr>
              <w:spacing w:after="160" w:line="278" w:lineRule="auto"/>
              <w:rPr>
                <w:ins w:id="326" w:author="Andrea D" w:date="2026-10-15T23:12:00Z"/>
                <w:rFonts w:ascii="Arial" w:hAnsi="Arial" w:cs="Arial"/>
                <w:sz w:val="24"/>
                <w:szCs w:val="24"/>
                <w:lang w:eastAsia="en-US"/>
                <w:rPrChange w:id="327" w:author="Andrea D" w:date="2026-10-15T23:17:00Z" w16du:dateUtc="2026-10-15T22:17:00Z">
                  <w:rPr>
                    <w:ins w:id="328" w:author="Andrea D" w:date="2026-10-15T23:12:00Z"/>
                    <w:b/>
                    <w:lang w:eastAsia="en-US"/>
                  </w:rPr>
                </w:rPrChange>
              </w:rPr>
            </w:pPr>
            <w:ins w:id="329" w:author="Andrea D" w:date="2026-10-15T23:12:00Z">
              <w:r w:rsidRPr="002A7531">
                <w:rPr>
                  <w:rFonts w:ascii="Arial" w:hAnsi="Arial" w:cs="Arial"/>
                  <w:sz w:val="24"/>
                  <w:szCs w:val="24"/>
                  <w:lang w:eastAsia="en-US"/>
                  <w:rPrChange w:id="330" w:author="Andrea D" w:date="2026-10-15T23:17:00Z" w16du:dateUtc="2026-10-15T22:17:00Z">
                    <w:rPr>
                      <w:b/>
                      <w:bCs/>
                      <w:lang w:eastAsia="en-US"/>
                    </w:rPr>
                  </w:rPrChange>
                </w:rPr>
                <w:lastRenderedPageBreak/>
                <w:t>Discernment</w:t>
              </w:r>
            </w:ins>
          </w:p>
          <w:p w14:paraId="7FA8B971" w14:textId="77777777" w:rsidR="006B215A" w:rsidRPr="002A7531" w:rsidRDefault="006B215A" w:rsidP="006B215A">
            <w:pPr>
              <w:spacing w:after="160" w:line="278" w:lineRule="auto"/>
              <w:rPr>
                <w:ins w:id="331" w:author="Andrea D" w:date="2026-10-15T23:12:00Z"/>
                <w:rFonts w:ascii="Arial" w:hAnsi="Arial" w:cs="Arial"/>
                <w:i/>
                <w:iCs/>
                <w:sz w:val="24"/>
                <w:szCs w:val="24"/>
                <w:lang w:eastAsia="en-US"/>
                <w:rPrChange w:id="332" w:author="Andrea D" w:date="2026-10-15T23:17:00Z" w16du:dateUtc="2026-10-15T22:17:00Z">
                  <w:rPr>
                    <w:ins w:id="333" w:author="Andrea D" w:date="2026-10-15T23:12:00Z"/>
                    <w:b/>
                    <w:i/>
                    <w:iCs/>
                    <w:lang w:eastAsia="en-US"/>
                  </w:rPr>
                </w:rPrChange>
              </w:rPr>
            </w:pPr>
            <w:ins w:id="334" w:author="Andrea D" w:date="2026-10-15T23:12:00Z">
              <w:r w:rsidRPr="002A7531">
                <w:rPr>
                  <w:rFonts w:ascii="Arial" w:hAnsi="Arial" w:cs="Arial"/>
                  <w:i/>
                  <w:iCs/>
                  <w:sz w:val="24"/>
                  <w:szCs w:val="24"/>
                  <w:lang w:eastAsia="en-US"/>
                  <w:rPrChange w:id="335" w:author="Andrea D" w:date="2026-10-15T23:17:00Z" w16du:dateUtc="2026-10-15T22:17:00Z">
                    <w:rPr>
                      <w:b/>
                      <w:i/>
                      <w:iCs/>
                      <w:lang w:eastAsia="en-US"/>
                    </w:rPr>
                  </w:rPrChange>
                </w:rPr>
                <w:t>Evaluating what the AI produced</w:t>
              </w:r>
            </w:ins>
          </w:p>
        </w:tc>
        <w:tc>
          <w:tcPr>
            <w:tcW w:w="1985" w:type="dxa"/>
            <w:tcBorders>
              <w:top w:val="single" w:sz="4" w:space="0" w:color="auto"/>
              <w:left w:val="single" w:sz="4" w:space="0" w:color="auto"/>
              <w:bottom w:val="single" w:sz="4" w:space="0" w:color="auto"/>
              <w:right w:val="single" w:sz="4" w:space="0" w:color="auto"/>
            </w:tcBorders>
            <w:hideMark/>
            <w:tcPrChange w:id="336"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hideMark/>
              </w:tcPr>
            </w:tcPrChange>
          </w:tcPr>
          <w:p w14:paraId="06DF11C0" w14:textId="77777777" w:rsidR="006B215A" w:rsidRPr="002A7531" w:rsidRDefault="006B215A" w:rsidP="006B215A">
            <w:pPr>
              <w:spacing w:after="160" w:line="278" w:lineRule="auto"/>
              <w:rPr>
                <w:ins w:id="337" w:author="Andrea D" w:date="2026-10-15T23:12:00Z"/>
                <w:rFonts w:ascii="Arial" w:hAnsi="Arial" w:cs="Arial"/>
                <w:i/>
                <w:iCs/>
                <w:sz w:val="24"/>
                <w:szCs w:val="24"/>
                <w:lang w:eastAsia="en-US"/>
                <w:rPrChange w:id="338" w:author="Andrea D" w:date="2026-10-15T23:17:00Z" w16du:dateUtc="2026-10-15T22:17:00Z">
                  <w:rPr>
                    <w:ins w:id="339" w:author="Andrea D" w:date="2026-10-15T23:12:00Z"/>
                    <w:b/>
                    <w:i/>
                    <w:iCs/>
                    <w:lang w:eastAsia="en-US"/>
                  </w:rPr>
                </w:rPrChange>
              </w:rPr>
            </w:pPr>
            <w:ins w:id="340" w:author="Andrea D" w:date="2026-10-15T23:12:00Z">
              <w:r w:rsidRPr="002A7531">
                <w:rPr>
                  <w:rFonts w:ascii="Arial" w:hAnsi="Arial" w:cs="Arial"/>
                  <w:sz w:val="24"/>
                  <w:szCs w:val="24"/>
                  <w:lang w:eastAsia="en-US"/>
                  <w:rPrChange w:id="341" w:author="Andrea D" w:date="2026-10-15T23:17:00Z" w16du:dateUtc="2026-10-15T22:17:00Z">
                    <w:rPr>
                      <w:b/>
                      <w:lang w:eastAsia="en-US"/>
                    </w:rPr>
                  </w:rPrChange>
                </w:rPr>
                <w:t>In your reflection, critically evaluate the AI output: what did you accept, modify, or reject — and why? Assess accuracy, relevance, and quality. You are responsible for verifying all AI-generated content before submitting.</w:t>
              </w:r>
            </w:ins>
          </w:p>
        </w:tc>
        <w:tc>
          <w:tcPr>
            <w:tcW w:w="2409" w:type="dxa"/>
            <w:tcBorders>
              <w:top w:val="single" w:sz="4" w:space="0" w:color="auto"/>
              <w:left w:val="single" w:sz="4" w:space="0" w:color="auto"/>
              <w:bottom w:val="single" w:sz="4" w:space="0" w:color="auto"/>
              <w:right w:val="single" w:sz="4" w:space="0" w:color="auto"/>
            </w:tcBorders>
            <w:tcPrChange w:id="342"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tcPr>
            </w:tcPrChange>
          </w:tcPr>
          <w:p w14:paraId="36B8A33B" w14:textId="77777777" w:rsidR="006B215A" w:rsidRPr="002A7531" w:rsidRDefault="006B215A" w:rsidP="006B215A">
            <w:pPr>
              <w:spacing w:after="160" w:line="278" w:lineRule="auto"/>
              <w:rPr>
                <w:ins w:id="343" w:author="Andrea D" w:date="2026-10-15T23:12:00Z"/>
                <w:rFonts w:ascii="Arial" w:hAnsi="Arial" w:cs="Arial"/>
                <w:sz w:val="24"/>
                <w:szCs w:val="24"/>
                <w:lang w:eastAsia="en-US"/>
                <w:rPrChange w:id="344" w:author="Andrea D" w:date="2026-10-15T23:17:00Z" w16du:dateUtc="2026-10-15T22:17:00Z">
                  <w:rPr>
                    <w:ins w:id="345" w:author="Andrea D" w:date="2026-10-15T23:12:00Z"/>
                    <w:b/>
                    <w:lang w:eastAsia="en-US"/>
                  </w:rPr>
                </w:rPrChange>
              </w:rPr>
            </w:pPr>
          </w:p>
          <w:p w14:paraId="645AD5EA" w14:textId="77777777" w:rsidR="006B215A" w:rsidRPr="002A7531" w:rsidRDefault="006B215A" w:rsidP="006B215A">
            <w:pPr>
              <w:spacing w:after="160" w:line="278" w:lineRule="auto"/>
              <w:rPr>
                <w:ins w:id="346" w:author="Andrea D" w:date="2026-10-15T23:12:00Z"/>
                <w:rFonts w:ascii="Arial" w:hAnsi="Arial" w:cs="Arial"/>
                <w:sz w:val="24"/>
                <w:szCs w:val="24"/>
                <w:lang w:eastAsia="en-US"/>
                <w:rPrChange w:id="347" w:author="Andrea D" w:date="2026-10-15T23:17:00Z" w16du:dateUtc="2026-10-15T22:17:00Z">
                  <w:rPr>
                    <w:ins w:id="348" w:author="Andrea D" w:date="2026-10-15T23:12:00Z"/>
                    <w:b/>
                    <w:lang w:eastAsia="en-US"/>
                  </w:rPr>
                </w:rPrChange>
              </w:rPr>
            </w:pPr>
            <w:ins w:id="349" w:author="Andrea D" w:date="2026-10-15T23:12:00Z">
              <w:r w:rsidRPr="002A7531">
                <w:rPr>
                  <w:rFonts w:ascii="Arial" w:hAnsi="Arial" w:cs="Arial"/>
                  <w:sz w:val="24"/>
                  <w:szCs w:val="24"/>
                  <w:lang w:eastAsia="en-US"/>
                  <w:rPrChange w:id="350" w:author="Andrea D" w:date="2026-10-15T23:17:00Z" w16du:dateUtc="2026-10-15T22:17:00Z">
                    <w:rPr>
                      <w:b/>
                      <w:lang w:eastAsia="en-US"/>
                    </w:rPr>
                  </w:rPrChange>
                </w:rPr>
                <w:t>You are responsible for checking, testing and understanding any AI-generated code or suggestions before using them in your work.</w:t>
              </w:r>
            </w:ins>
          </w:p>
          <w:p w14:paraId="0BCD56CA" w14:textId="77777777" w:rsidR="006B215A" w:rsidRPr="002A7531" w:rsidRDefault="006B215A" w:rsidP="006B215A">
            <w:pPr>
              <w:spacing w:after="160" w:line="278" w:lineRule="auto"/>
              <w:rPr>
                <w:ins w:id="351" w:author="Andrea D" w:date="2026-10-15T23:12:00Z"/>
                <w:rFonts w:ascii="Arial" w:hAnsi="Arial" w:cs="Arial"/>
                <w:sz w:val="24"/>
                <w:szCs w:val="24"/>
                <w:lang w:eastAsia="en-US"/>
                <w:rPrChange w:id="352" w:author="Andrea D" w:date="2026-10-15T23:17:00Z" w16du:dateUtc="2026-10-15T22:17:00Z">
                  <w:rPr>
                    <w:ins w:id="353" w:author="Andrea D" w:date="2026-10-15T23:12:00Z"/>
                    <w:b/>
                    <w:lang w:eastAsia="en-US"/>
                  </w:rPr>
                </w:rPrChange>
              </w:rPr>
            </w:pPr>
          </w:p>
          <w:p w14:paraId="5F87429F" w14:textId="77777777" w:rsidR="006B215A" w:rsidRPr="002A7531" w:rsidRDefault="006B215A" w:rsidP="006B215A">
            <w:pPr>
              <w:spacing w:after="160" w:line="278" w:lineRule="auto"/>
              <w:rPr>
                <w:ins w:id="354" w:author="Andrea D" w:date="2026-10-15T23:12:00Z"/>
                <w:rFonts w:ascii="Arial" w:hAnsi="Arial" w:cs="Arial"/>
                <w:sz w:val="24"/>
                <w:szCs w:val="24"/>
                <w:lang w:eastAsia="en-US"/>
                <w:rPrChange w:id="355" w:author="Andrea D" w:date="2026-10-15T23:17:00Z" w16du:dateUtc="2026-10-15T22:17:00Z">
                  <w:rPr>
                    <w:ins w:id="356" w:author="Andrea D" w:date="2026-10-15T23:12:00Z"/>
                    <w:b/>
                    <w:lang w:eastAsia="en-US"/>
                  </w:rPr>
                </w:rPrChange>
              </w:rPr>
            </w:pPr>
          </w:p>
        </w:tc>
        <w:tc>
          <w:tcPr>
            <w:tcW w:w="6945" w:type="dxa"/>
            <w:tcBorders>
              <w:top w:val="single" w:sz="4" w:space="0" w:color="auto"/>
              <w:left w:val="single" w:sz="4" w:space="0" w:color="auto"/>
              <w:bottom w:val="single" w:sz="4" w:space="0" w:color="auto"/>
              <w:right w:val="single" w:sz="4" w:space="0" w:color="auto"/>
            </w:tcBorders>
            <w:tcPrChange w:id="357" w:author="Andrea D" w:date="2026-10-15T23:37:00Z" w16du:dateUtc="2026-10-15T22:37:00Z">
              <w:tcPr>
                <w:tcW w:w="3640" w:type="dxa"/>
                <w:tcBorders>
                  <w:top w:val="single" w:sz="4" w:space="0" w:color="auto"/>
                  <w:left w:val="single" w:sz="4" w:space="0" w:color="auto"/>
                  <w:bottom w:val="single" w:sz="4" w:space="0" w:color="auto"/>
                  <w:right w:val="single" w:sz="4" w:space="0" w:color="auto"/>
                </w:tcBorders>
              </w:tcPr>
            </w:tcPrChange>
          </w:tcPr>
          <w:p w14:paraId="6313B34A" w14:textId="77777777" w:rsidR="006B215A" w:rsidRPr="002A7531" w:rsidRDefault="006B215A" w:rsidP="006B215A">
            <w:pPr>
              <w:spacing w:after="160" w:line="278" w:lineRule="auto"/>
              <w:rPr>
                <w:ins w:id="358" w:author="Andrea D" w:date="2026-10-15T23:12:00Z"/>
                <w:rFonts w:ascii="Arial" w:hAnsi="Arial" w:cs="Arial"/>
                <w:i/>
                <w:iCs/>
                <w:sz w:val="24"/>
                <w:szCs w:val="24"/>
                <w:lang w:eastAsia="en-US"/>
                <w:rPrChange w:id="359" w:author="Andrea D" w:date="2026-10-15T23:17:00Z" w16du:dateUtc="2026-10-15T22:17:00Z">
                  <w:rPr>
                    <w:ins w:id="360" w:author="Andrea D" w:date="2026-10-15T23:12:00Z"/>
                    <w:b/>
                    <w:i/>
                    <w:iCs/>
                    <w:lang w:eastAsia="en-US"/>
                  </w:rPr>
                </w:rPrChange>
              </w:rPr>
            </w:pPr>
          </w:p>
          <w:p w14:paraId="092EC22B" w14:textId="77777777" w:rsidR="00CC350D" w:rsidRDefault="00C67101" w:rsidP="006B215A">
            <w:pPr>
              <w:spacing w:after="160" w:line="278" w:lineRule="auto"/>
              <w:rPr>
                <w:ins w:id="361" w:author="Andrea D" w:date="2026-10-15T23:56:00Z" w16du:dateUtc="2026-10-15T22:56:00Z"/>
                <w:rFonts w:ascii="Arial" w:hAnsi="Arial" w:cs="Arial"/>
                <w:sz w:val="24"/>
                <w:szCs w:val="24"/>
                <w:lang w:eastAsia="en-US"/>
              </w:rPr>
            </w:pPr>
            <w:ins w:id="362" w:author="Andrea D" w:date="2026-10-15T23:52:00Z" w16du:dateUtc="2026-10-15T22:52:00Z">
              <w:r>
                <w:rPr>
                  <w:rFonts w:ascii="Arial" w:hAnsi="Arial" w:cs="Arial"/>
                  <w:sz w:val="24"/>
                  <w:szCs w:val="24"/>
                  <w:lang w:eastAsia="en-US"/>
                </w:rPr>
                <w:t>For the “Data source</w:t>
              </w:r>
            </w:ins>
            <w:ins w:id="363" w:author="Andrea D" w:date="2026-10-15T23:53:00Z" w16du:dateUtc="2026-10-15T22:53:00Z">
              <w:r>
                <w:rPr>
                  <w:rFonts w:ascii="Arial" w:hAnsi="Arial" w:cs="Arial"/>
                  <w:sz w:val="24"/>
                  <w:szCs w:val="24"/>
                  <w:lang w:eastAsia="en-US"/>
                </w:rPr>
                <w:t>s</w:t>
              </w:r>
            </w:ins>
            <w:ins w:id="364" w:author="Andrea D" w:date="2026-10-15T23:52:00Z" w16du:dateUtc="2026-10-15T22:52:00Z">
              <w:r>
                <w:rPr>
                  <w:rFonts w:ascii="Arial" w:hAnsi="Arial" w:cs="Arial"/>
                  <w:sz w:val="24"/>
                  <w:szCs w:val="24"/>
                  <w:lang w:eastAsia="en-US"/>
                </w:rPr>
                <w:t>”, I identified Mycelium as the database best suited for my project. However, I also decided to look for two additional sources, as a b</w:t>
              </w:r>
            </w:ins>
            <w:ins w:id="365" w:author="Andrea D" w:date="2026-10-15T23:53:00Z" w16du:dateUtc="2026-10-15T22:53:00Z">
              <w:r>
                <w:rPr>
                  <w:rFonts w:ascii="Arial" w:hAnsi="Arial" w:cs="Arial"/>
                  <w:sz w:val="24"/>
                  <w:szCs w:val="24"/>
                  <w:lang w:eastAsia="en-US"/>
                </w:rPr>
                <w:t>ackup in case the option suggested by Chat GPT fails to provide the target number of observations.</w:t>
              </w:r>
            </w:ins>
          </w:p>
          <w:p w14:paraId="17826E87" w14:textId="77777777" w:rsidR="00CC350D" w:rsidRDefault="00CC350D" w:rsidP="006B215A">
            <w:pPr>
              <w:spacing w:after="160" w:line="278" w:lineRule="auto"/>
              <w:rPr>
                <w:ins w:id="366" w:author="Andrea D" w:date="2026-10-15T23:56:00Z" w16du:dateUtc="2026-10-15T22:56:00Z"/>
                <w:rFonts w:ascii="Arial" w:hAnsi="Arial" w:cs="Arial"/>
                <w:sz w:val="24"/>
                <w:szCs w:val="24"/>
                <w:lang w:eastAsia="en-US"/>
              </w:rPr>
            </w:pPr>
          </w:p>
          <w:p w14:paraId="6AE2E0BB" w14:textId="631671B9" w:rsidR="00A427C2" w:rsidRPr="002A7531" w:rsidRDefault="00CC350D" w:rsidP="006B215A">
            <w:pPr>
              <w:spacing w:after="160" w:line="278" w:lineRule="auto"/>
              <w:rPr>
                <w:ins w:id="367" w:author="Andrea D" w:date="2026-10-15T23:12:00Z"/>
                <w:rFonts w:ascii="Arial" w:hAnsi="Arial" w:cs="Arial"/>
                <w:sz w:val="24"/>
                <w:szCs w:val="24"/>
                <w:lang w:eastAsia="en-US"/>
                <w:rPrChange w:id="368" w:author="Andrea D" w:date="2026-10-15T23:17:00Z" w16du:dateUtc="2026-10-15T22:17:00Z">
                  <w:rPr>
                    <w:ins w:id="369" w:author="Andrea D" w:date="2026-10-15T23:12:00Z"/>
                    <w:b/>
                    <w:lang w:eastAsia="en-US"/>
                  </w:rPr>
                </w:rPrChange>
              </w:rPr>
            </w:pPr>
            <w:ins w:id="370" w:author="Andrea D" w:date="2026-10-15T23:56:00Z" w16du:dateUtc="2026-10-15T22:56:00Z">
              <w:r>
                <w:rPr>
                  <w:rFonts w:ascii="Arial" w:hAnsi="Arial" w:cs="Arial"/>
                  <w:sz w:val="24"/>
                  <w:szCs w:val="24"/>
                  <w:lang w:eastAsia="en-US"/>
                </w:rPr>
                <w:t>Regarding the references section, I verified that citations provided by Google Gemini were accurate and ensured</w:t>
              </w:r>
            </w:ins>
            <w:ins w:id="371" w:author="Andrea D" w:date="2026-10-15T23:57:00Z" w16du:dateUtc="2026-10-15T22:57:00Z">
              <w:r>
                <w:rPr>
                  <w:rFonts w:ascii="Arial" w:hAnsi="Arial" w:cs="Arial"/>
                  <w:sz w:val="24"/>
                  <w:szCs w:val="24"/>
                  <w:lang w:eastAsia="en-US"/>
                </w:rPr>
                <w:t xml:space="preserve"> that only those </w:t>
              </w:r>
            </w:ins>
            <w:ins w:id="372" w:author="Andrea D" w:date="2026-10-16T00:05:00Z" w16du:dateUtc="2026-10-15T23:05:00Z">
              <w:r w:rsidR="00CD202E">
                <w:rPr>
                  <w:rFonts w:ascii="Arial" w:hAnsi="Arial" w:cs="Arial"/>
                  <w:sz w:val="24"/>
                  <w:szCs w:val="24"/>
                  <w:lang w:eastAsia="en-US"/>
                </w:rPr>
                <w:t>referenced</w:t>
              </w:r>
            </w:ins>
            <w:ins w:id="373" w:author="Andrea D" w:date="2026-10-15T23:57:00Z" w16du:dateUtc="2026-10-15T22:57:00Z">
              <w:r>
                <w:rPr>
                  <w:rFonts w:ascii="Arial" w:hAnsi="Arial" w:cs="Arial"/>
                  <w:sz w:val="24"/>
                  <w:szCs w:val="24"/>
                  <w:lang w:eastAsia="en-US"/>
                </w:rPr>
                <w:t xml:space="preserve"> within the document were included. I used the following link to confirm the Harvard style. </w:t>
              </w:r>
              <w:r w:rsidRPr="00CC350D">
                <w:rPr>
                  <w:rFonts w:ascii="Arial" w:hAnsi="Arial" w:cs="Arial"/>
                  <w:sz w:val="24"/>
                  <w:szCs w:val="24"/>
                  <w:lang w:eastAsia="en-US"/>
                </w:rPr>
                <w:t>https://library.cct.ie/ld.php?content_id=35451126</w:t>
              </w:r>
            </w:ins>
          </w:p>
          <w:p w14:paraId="63CE5DBB" w14:textId="77777777" w:rsidR="006B215A" w:rsidRPr="002A7531" w:rsidRDefault="006B215A" w:rsidP="006B215A">
            <w:pPr>
              <w:spacing w:after="160" w:line="278" w:lineRule="auto"/>
              <w:rPr>
                <w:ins w:id="374" w:author="Andrea D" w:date="2026-10-15T23:12:00Z"/>
                <w:rFonts w:ascii="Arial" w:hAnsi="Arial" w:cs="Arial"/>
                <w:i/>
                <w:iCs/>
                <w:sz w:val="24"/>
                <w:szCs w:val="24"/>
                <w:lang w:eastAsia="en-US"/>
                <w:rPrChange w:id="375" w:author="Andrea D" w:date="2026-10-15T23:17:00Z" w16du:dateUtc="2026-10-15T22:17:00Z">
                  <w:rPr>
                    <w:ins w:id="376" w:author="Andrea D" w:date="2026-10-15T23:12:00Z"/>
                    <w:b/>
                    <w:i/>
                    <w:iCs/>
                    <w:lang w:eastAsia="en-US"/>
                  </w:rPr>
                </w:rPrChange>
              </w:rPr>
            </w:pPr>
          </w:p>
          <w:p w14:paraId="7EEEB13C" w14:textId="77777777" w:rsidR="006B215A" w:rsidRPr="002A7531" w:rsidRDefault="006B215A" w:rsidP="006B215A">
            <w:pPr>
              <w:spacing w:after="160" w:line="278" w:lineRule="auto"/>
              <w:rPr>
                <w:ins w:id="377" w:author="Andrea D" w:date="2026-10-15T23:12:00Z"/>
                <w:rFonts w:ascii="Arial" w:hAnsi="Arial" w:cs="Arial"/>
                <w:i/>
                <w:iCs/>
                <w:sz w:val="24"/>
                <w:szCs w:val="24"/>
                <w:lang w:eastAsia="en-US"/>
                <w:rPrChange w:id="378" w:author="Andrea D" w:date="2026-10-15T23:17:00Z" w16du:dateUtc="2026-10-15T22:17:00Z">
                  <w:rPr>
                    <w:ins w:id="379" w:author="Andrea D" w:date="2026-10-15T23:12:00Z"/>
                    <w:b/>
                    <w:i/>
                    <w:iCs/>
                    <w:lang w:eastAsia="en-US"/>
                  </w:rPr>
                </w:rPrChange>
              </w:rPr>
            </w:pPr>
          </w:p>
          <w:p w14:paraId="261256FD" w14:textId="77777777" w:rsidR="006B215A" w:rsidRPr="002A7531" w:rsidRDefault="006B215A" w:rsidP="006B215A">
            <w:pPr>
              <w:spacing w:after="160" w:line="278" w:lineRule="auto"/>
              <w:rPr>
                <w:ins w:id="380" w:author="Andrea D" w:date="2026-10-15T23:12:00Z"/>
                <w:rFonts w:ascii="Arial" w:hAnsi="Arial" w:cs="Arial"/>
                <w:i/>
                <w:iCs/>
                <w:sz w:val="24"/>
                <w:szCs w:val="24"/>
                <w:lang w:eastAsia="en-US"/>
                <w:rPrChange w:id="381" w:author="Andrea D" w:date="2026-10-15T23:17:00Z" w16du:dateUtc="2026-10-15T22:17:00Z">
                  <w:rPr>
                    <w:ins w:id="382" w:author="Andrea D" w:date="2026-10-15T23:12:00Z"/>
                    <w:b/>
                    <w:i/>
                    <w:iCs/>
                    <w:lang w:eastAsia="en-US"/>
                  </w:rPr>
                </w:rPrChange>
              </w:rPr>
            </w:pPr>
          </w:p>
          <w:p w14:paraId="289FFC0E" w14:textId="77777777" w:rsidR="006B215A" w:rsidRPr="002A7531" w:rsidRDefault="006B215A" w:rsidP="006B215A">
            <w:pPr>
              <w:spacing w:after="160" w:line="278" w:lineRule="auto"/>
              <w:rPr>
                <w:ins w:id="383" w:author="Andrea D" w:date="2026-10-15T23:12:00Z"/>
                <w:rFonts w:ascii="Arial" w:hAnsi="Arial" w:cs="Arial"/>
                <w:i/>
                <w:iCs/>
                <w:sz w:val="24"/>
                <w:szCs w:val="24"/>
                <w:lang w:eastAsia="en-US"/>
                <w:rPrChange w:id="384" w:author="Andrea D" w:date="2026-10-15T23:17:00Z" w16du:dateUtc="2026-10-15T22:17:00Z">
                  <w:rPr>
                    <w:ins w:id="385" w:author="Andrea D" w:date="2026-10-15T23:12:00Z"/>
                    <w:b/>
                    <w:i/>
                    <w:iCs/>
                    <w:lang w:eastAsia="en-US"/>
                  </w:rPr>
                </w:rPrChange>
              </w:rPr>
            </w:pPr>
          </w:p>
        </w:tc>
      </w:tr>
      <w:tr w:rsidR="006B215A" w:rsidRPr="002A7531" w14:paraId="11FB2653" w14:textId="77777777" w:rsidTr="00093A1B">
        <w:trPr>
          <w:trHeight w:val="3034"/>
          <w:ins w:id="386" w:author="Andrea D" w:date="2026-10-15T23:12:00Z"/>
          <w:trPrChange w:id="387" w:author="Andrea D" w:date="2026-10-15T23:37:00Z" w16du:dateUtc="2026-10-15T22:37:00Z">
            <w:trPr>
              <w:gridAfter w:val="1"/>
              <w:trHeight w:val="3034"/>
            </w:trPr>
          </w:trPrChange>
        </w:trPr>
        <w:tc>
          <w:tcPr>
            <w:tcW w:w="1697" w:type="dxa"/>
            <w:tcBorders>
              <w:top w:val="single" w:sz="4" w:space="0" w:color="auto"/>
              <w:left w:val="single" w:sz="4" w:space="0" w:color="auto"/>
              <w:bottom w:val="single" w:sz="4" w:space="0" w:color="auto"/>
              <w:right w:val="single" w:sz="4" w:space="0" w:color="auto"/>
            </w:tcBorders>
            <w:hideMark/>
            <w:tcPrChange w:id="388"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hideMark/>
              </w:tcPr>
            </w:tcPrChange>
          </w:tcPr>
          <w:p w14:paraId="2E193CEF" w14:textId="77777777" w:rsidR="006B215A" w:rsidRPr="002A7531" w:rsidRDefault="006B215A" w:rsidP="006B215A">
            <w:pPr>
              <w:spacing w:after="160" w:line="278" w:lineRule="auto"/>
              <w:rPr>
                <w:ins w:id="389" w:author="Andrea D" w:date="2026-10-15T23:12:00Z"/>
                <w:rFonts w:ascii="Arial" w:hAnsi="Arial" w:cs="Arial"/>
                <w:sz w:val="24"/>
                <w:szCs w:val="24"/>
                <w:lang w:eastAsia="en-US"/>
                <w:rPrChange w:id="390" w:author="Andrea D" w:date="2026-10-15T23:17:00Z" w16du:dateUtc="2026-10-15T22:17:00Z">
                  <w:rPr>
                    <w:ins w:id="391" w:author="Andrea D" w:date="2026-10-15T23:12:00Z"/>
                    <w:b/>
                    <w:lang w:eastAsia="en-US"/>
                  </w:rPr>
                </w:rPrChange>
              </w:rPr>
            </w:pPr>
            <w:ins w:id="392" w:author="Andrea D" w:date="2026-10-15T23:12:00Z">
              <w:r w:rsidRPr="002A7531">
                <w:rPr>
                  <w:rFonts w:ascii="Arial" w:hAnsi="Arial" w:cs="Arial"/>
                  <w:sz w:val="24"/>
                  <w:szCs w:val="24"/>
                  <w:lang w:eastAsia="en-US"/>
                  <w:rPrChange w:id="393" w:author="Andrea D" w:date="2026-10-15T23:17:00Z" w16du:dateUtc="2026-10-15T22:17:00Z">
                    <w:rPr>
                      <w:b/>
                      <w:bCs/>
                      <w:lang w:eastAsia="en-US"/>
                    </w:rPr>
                  </w:rPrChange>
                </w:rPr>
                <w:lastRenderedPageBreak/>
                <w:t>Diligence</w:t>
              </w:r>
            </w:ins>
          </w:p>
          <w:p w14:paraId="194374F1" w14:textId="77777777" w:rsidR="006B215A" w:rsidRPr="002A7531" w:rsidRDefault="006B215A" w:rsidP="006B215A">
            <w:pPr>
              <w:spacing w:after="160" w:line="278" w:lineRule="auto"/>
              <w:rPr>
                <w:ins w:id="394" w:author="Andrea D" w:date="2026-10-15T23:12:00Z"/>
                <w:rFonts w:ascii="Arial" w:hAnsi="Arial" w:cs="Arial"/>
                <w:sz w:val="24"/>
                <w:szCs w:val="24"/>
                <w:lang w:eastAsia="en-US"/>
                <w:rPrChange w:id="395" w:author="Andrea D" w:date="2026-10-15T23:17:00Z" w16du:dateUtc="2026-10-15T22:17:00Z">
                  <w:rPr>
                    <w:ins w:id="396" w:author="Andrea D" w:date="2026-10-15T23:12:00Z"/>
                    <w:b/>
                    <w:bCs/>
                    <w:lang w:eastAsia="en-US"/>
                  </w:rPr>
                </w:rPrChange>
              </w:rPr>
            </w:pPr>
            <w:ins w:id="397" w:author="Andrea D" w:date="2026-10-15T23:12:00Z">
              <w:r w:rsidRPr="002A7531">
                <w:rPr>
                  <w:rFonts w:ascii="Arial" w:hAnsi="Arial" w:cs="Arial"/>
                  <w:i/>
                  <w:iCs/>
                  <w:sz w:val="24"/>
                  <w:szCs w:val="24"/>
                  <w:lang w:eastAsia="en-US"/>
                  <w:rPrChange w:id="398" w:author="Andrea D" w:date="2026-10-15T23:17:00Z" w16du:dateUtc="2026-10-15T22:17:00Z">
                    <w:rPr>
                      <w:b/>
                      <w:i/>
                      <w:iCs/>
                      <w:lang w:eastAsia="en-US"/>
                    </w:rPr>
                  </w:rPrChange>
                </w:rPr>
                <w:t>Responsibility for your AI use</w:t>
              </w:r>
            </w:ins>
          </w:p>
        </w:tc>
        <w:tc>
          <w:tcPr>
            <w:tcW w:w="1985" w:type="dxa"/>
            <w:tcBorders>
              <w:top w:val="single" w:sz="4" w:space="0" w:color="auto"/>
              <w:left w:val="single" w:sz="4" w:space="0" w:color="auto"/>
              <w:bottom w:val="single" w:sz="4" w:space="0" w:color="auto"/>
              <w:right w:val="single" w:sz="4" w:space="0" w:color="auto"/>
            </w:tcBorders>
            <w:hideMark/>
            <w:tcPrChange w:id="399"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hideMark/>
              </w:tcPr>
            </w:tcPrChange>
          </w:tcPr>
          <w:p w14:paraId="4BEA0C67" w14:textId="77777777" w:rsidR="006B215A" w:rsidRPr="002A7531" w:rsidRDefault="006B215A" w:rsidP="006B215A">
            <w:pPr>
              <w:spacing w:after="160" w:line="278" w:lineRule="auto"/>
              <w:rPr>
                <w:ins w:id="400" w:author="Andrea D" w:date="2026-10-15T23:12:00Z"/>
                <w:rFonts w:ascii="Arial" w:hAnsi="Arial" w:cs="Arial"/>
                <w:i/>
                <w:iCs/>
                <w:sz w:val="24"/>
                <w:szCs w:val="24"/>
                <w:lang w:eastAsia="en-US"/>
                <w:rPrChange w:id="401" w:author="Andrea D" w:date="2026-10-15T23:17:00Z" w16du:dateUtc="2026-10-15T22:17:00Z">
                  <w:rPr>
                    <w:ins w:id="402" w:author="Andrea D" w:date="2026-10-15T23:12:00Z"/>
                    <w:b/>
                    <w:i/>
                    <w:iCs/>
                    <w:lang w:eastAsia="en-US"/>
                  </w:rPr>
                </w:rPrChange>
              </w:rPr>
            </w:pPr>
            <w:ins w:id="403" w:author="Andrea D" w:date="2026-10-15T23:12:00Z">
              <w:r w:rsidRPr="002A7531">
                <w:rPr>
                  <w:rFonts w:ascii="Arial" w:hAnsi="Arial" w:cs="Arial"/>
                  <w:sz w:val="24"/>
                  <w:szCs w:val="24"/>
                  <w:lang w:eastAsia="en-US"/>
                  <w:rPrChange w:id="404" w:author="Andrea D" w:date="2026-10-15T23:17:00Z" w16du:dateUtc="2026-10-15T22:17:00Z">
                    <w:rPr>
                      <w:b/>
                      <w:lang w:eastAsia="en-US"/>
                    </w:rPr>
                  </w:rPrChange>
                </w:rPr>
                <w:t>Declare all AI tools used and cite them here. Briefly outline how you considered data protection, copyright, and ethical responsibilities when choosing what to input into any AI system. Unauthorised use is subject to CCT disciplinary procedures.</w:t>
              </w:r>
            </w:ins>
          </w:p>
        </w:tc>
        <w:tc>
          <w:tcPr>
            <w:tcW w:w="2409" w:type="dxa"/>
            <w:tcBorders>
              <w:top w:val="single" w:sz="4" w:space="0" w:color="auto"/>
              <w:left w:val="single" w:sz="4" w:space="0" w:color="auto"/>
              <w:bottom w:val="single" w:sz="4" w:space="0" w:color="auto"/>
              <w:right w:val="single" w:sz="4" w:space="0" w:color="auto"/>
            </w:tcBorders>
            <w:tcPrChange w:id="405" w:author="Andrea D" w:date="2026-10-15T23:37:00Z" w16du:dateUtc="2026-10-15T22:37:00Z">
              <w:tcPr>
                <w:tcW w:w="3640" w:type="dxa"/>
                <w:gridSpan w:val="2"/>
                <w:tcBorders>
                  <w:top w:val="single" w:sz="4" w:space="0" w:color="auto"/>
                  <w:left w:val="single" w:sz="4" w:space="0" w:color="auto"/>
                  <w:bottom w:val="single" w:sz="4" w:space="0" w:color="auto"/>
                  <w:right w:val="single" w:sz="4" w:space="0" w:color="auto"/>
                </w:tcBorders>
              </w:tcPr>
            </w:tcPrChange>
          </w:tcPr>
          <w:p w14:paraId="6CEAB6DD" w14:textId="77777777" w:rsidR="006B215A" w:rsidRPr="002A7531" w:rsidRDefault="006B215A" w:rsidP="006B215A">
            <w:pPr>
              <w:spacing w:after="160" w:line="278" w:lineRule="auto"/>
              <w:rPr>
                <w:ins w:id="406" w:author="Andrea D" w:date="2026-10-15T23:12:00Z"/>
                <w:rFonts w:ascii="Arial" w:hAnsi="Arial" w:cs="Arial"/>
                <w:sz w:val="24"/>
                <w:szCs w:val="24"/>
                <w:lang w:eastAsia="en-US"/>
                <w:rPrChange w:id="407" w:author="Andrea D" w:date="2026-10-15T23:17:00Z" w16du:dateUtc="2026-10-15T22:17:00Z">
                  <w:rPr>
                    <w:ins w:id="408" w:author="Andrea D" w:date="2026-10-15T23:12:00Z"/>
                    <w:b/>
                    <w:lang w:eastAsia="en-US"/>
                  </w:rPr>
                </w:rPrChange>
              </w:rPr>
            </w:pPr>
            <w:ins w:id="409" w:author="Andrea D" w:date="2026-10-15T23:12:00Z">
              <w:r w:rsidRPr="002A7531">
                <w:rPr>
                  <w:rFonts w:ascii="Arial" w:hAnsi="Arial" w:cs="Arial"/>
                  <w:sz w:val="24"/>
                  <w:szCs w:val="24"/>
                  <w:lang w:eastAsia="en-US"/>
                  <w:rPrChange w:id="410" w:author="Andrea D" w:date="2026-10-15T23:17:00Z" w16du:dateUtc="2026-10-15T22:17:00Z">
                    <w:rPr>
                      <w:b/>
                      <w:lang w:eastAsia="en-US"/>
                    </w:rPr>
                  </w:rPrChange>
                </w:rPr>
                <w:t>Declare all AI tools used. Do not enter personal, confidential or sensitive information into AI tools. Any external sources used should be appropriately referenced.</w:t>
              </w:r>
            </w:ins>
          </w:p>
          <w:p w14:paraId="03762843" w14:textId="77777777" w:rsidR="006B215A" w:rsidRPr="002A7531" w:rsidRDefault="006B215A" w:rsidP="006B215A">
            <w:pPr>
              <w:spacing w:after="160" w:line="278" w:lineRule="auto"/>
              <w:rPr>
                <w:ins w:id="411" w:author="Andrea D" w:date="2026-10-15T23:12:00Z"/>
                <w:rFonts w:ascii="Arial" w:hAnsi="Arial" w:cs="Arial"/>
                <w:sz w:val="24"/>
                <w:szCs w:val="24"/>
                <w:lang w:eastAsia="en-US"/>
                <w:rPrChange w:id="412" w:author="Andrea D" w:date="2026-10-15T23:17:00Z" w16du:dateUtc="2026-10-15T22:17:00Z">
                  <w:rPr>
                    <w:ins w:id="413" w:author="Andrea D" w:date="2026-10-15T23:12:00Z"/>
                    <w:b/>
                    <w:lang w:eastAsia="en-US"/>
                  </w:rPr>
                </w:rPrChange>
              </w:rPr>
            </w:pPr>
          </w:p>
          <w:p w14:paraId="66F33C13" w14:textId="77777777" w:rsidR="006B215A" w:rsidRPr="002A7531" w:rsidRDefault="006B215A" w:rsidP="006B215A">
            <w:pPr>
              <w:spacing w:after="160" w:line="278" w:lineRule="auto"/>
              <w:rPr>
                <w:ins w:id="414" w:author="Andrea D" w:date="2026-10-15T23:12:00Z"/>
                <w:rFonts w:ascii="Arial" w:hAnsi="Arial" w:cs="Arial"/>
                <w:sz w:val="24"/>
                <w:szCs w:val="24"/>
                <w:lang w:eastAsia="en-US"/>
                <w:rPrChange w:id="415" w:author="Andrea D" w:date="2026-10-15T23:17:00Z" w16du:dateUtc="2026-10-15T22:17:00Z">
                  <w:rPr>
                    <w:ins w:id="416" w:author="Andrea D" w:date="2026-10-15T23:12:00Z"/>
                    <w:b/>
                    <w:lang w:eastAsia="en-US"/>
                  </w:rPr>
                </w:rPrChange>
              </w:rPr>
            </w:pPr>
          </w:p>
          <w:p w14:paraId="1C54856A" w14:textId="77777777" w:rsidR="006B215A" w:rsidRPr="002A7531" w:rsidRDefault="006B215A" w:rsidP="006B215A">
            <w:pPr>
              <w:spacing w:after="160" w:line="278" w:lineRule="auto"/>
              <w:rPr>
                <w:ins w:id="417" w:author="Andrea D" w:date="2026-10-15T23:12:00Z"/>
                <w:rFonts w:ascii="Arial" w:hAnsi="Arial" w:cs="Arial"/>
                <w:sz w:val="24"/>
                <w:szCs w:val="24"/>
                <w:lang w:eastAsia="en-US"/>
                <w:rPrChange w:id="418" w:author="Andrea D" w:date="2026-10-15T23:17:00Z" w16du:dateUtc="2026-10-15T22:17:00Z">
                  <w:rPr>
                    <w:ins w:id="419" w:author="Andrea D" w:date="2026-10-15T23:12:00Z"/>
                    <w:b/>
                    <w:lang w:eastAsia="en-US"/>
                  </w:rPr>
                </w:rPrChange>
              </w:rPr>
            </w:pPr>
          </w:p>
        </w:tc>
        <w:tc>
          <w:tcPr>
            <w:tcW w:w="6945" w:type="dxa"/>
            <w:tcBorders>
              <w:top w:val="single" w:sz="4" w:space="0" w:color="auto"/>
              <w:left w:val="single" w:sz="4" w:space="0" w:color="auto"/>
              <w:bottom w:val="single" w:sz="4" w:space="0" w:color="auto"/>
              <w:right w:val="single" w:sz="4" w:space="0" w:color="auto"/>
            </w:tcBorders>
            <w:hideMark/>
            <w:tcPrChange w:id="420" w:author="Andrea D" w:date="2026-10-15T23:37:00Z" w16du:dateUtc="2026-10-15T22:37:00Z">
              <w:tcPr>
                <w:tcW w:w="3640" w:type="dxa"/>
                <w:tcBorders>
                  <w:top w:val="single" w:sz="4" w:space="0" w:color="auto"/>
                  <w:left w:val="single" w:sz="4" w:space="0" w:color="auto"/>
                  <w:bottom w:val="single" w:sz="4" w:space="0" w:color="auto"/>
                  <w:right w:val="single" w:sz="4" w:space="0" w:color="auto"/>
                </w:tcBorders>
                <w:hideMark/>
              </w:tcPr>
            </w:tcPrChange>
          </w:tcPr>
          <w:p w14:paraId="718EE52F" w14:textId="4EA73ECB" w:rsidR="00A427C2" w:rsidRPr="002A7531" w:rsidRDefault="00A427C2" w:rsidP="006B215A">
            <w:pPr>
              <w:spacing w:after="160" w:line="278" w:lineRule="auto"/>
              <w:rPr>
                <w:ins w:id="421" w:author="Andrea D" w:date="2026-10-15T23:12:00Z"/>
                <w:rFonts w:ascii="Arial" w:hAnsi="Arial" w:cs="Arial"/>
                <w:sz w:val="24"/>
                <w:szCs w:val="24"/>
                <w:lang w:eastAsia="en-US"/>
                <w:rPrChange w:id="422" w:author="Andrea D" w:date="2026-10-15T23:17:00Z" w16du:dateUtc="2026-10-15T22:17:00Z">
                  <w:rPr>
                    <w:ins w:id="423" w:author="Andrea D" w:date="2026-10-15T23:12:00Z"/>
                    <w:b/>
                    <w:lang w:eastAsia="en-US"/>
                  </w:rPr>
                </w:rPrChange>
              </w:rPr>
            </w:pPr>
            <w:ins w:id="424" w:author="Andrea D" w:date="2026-10-15T23:18:00Z" w16du:dateUtc="2026-10-15T22:18:00Z">
              <w:r>
                <w:rPr>
                  <w:rFonts w:ascii="Arial" w:hAnsi="Arial" w:cs="Arial"/>
                  <w:sz w:val="24"/>
                  <w:szCs w:val="24"/>
                  <w:lang w:eastAsia="en-US"/>
                </w:rPr>
                <w:t>Chat GPT and Google Gemini</w:t>
              </w:r>
            </w:ins>
            <w:ins w:id="425" w:author="Andrea D" w:date="2026-10-15T23:59:00Z" w16du:dateUtc="2026-10-15T22:59:00Z">
              <w:r w:rsidR="00AC0267">
                <w:rPr>
                  <w:rFonts w:ascii="Arial" w:hAnsi="Arial" w:cs="Arial"/>
                  <w:sz w:val="24"/>
                  <w:szCs w:val="24"/>
                  <w:lang w:eastAsia="en-US"/>
                </w:rPr>
                <w:t xml:space="preserve">. </w:t>
              </w:r>
              <w:r w:rsidR="00AC0267" w:rsidRPr="00AC0267">
                <w:rPr>
                  <w:rFonts w:ascii="Arial" w:hAnsi="Arial" w:cs="Arial"/>
                  <w:sz w:val="24"/>
                  <w:szCs w:val="24"/>
                  <w:lang w:eastAsia="en-US"/>
                </w:rPr>
                <w:t>In none of my prompts did I use personal or academic information that could compromise my document.</w:t>
              </w:r>
            </w:ins>
          </w:p>
        </w:tc>
      </w:tr>
    </w:tbl>
    <w:p w14:paraId="6AFA0781" w14:textId="77777777" w:rsidR="006B215A" w:rsidRPr="002A7531" w:rsidRDefault="006B215A" w:rsidP="006B215A">
      <w:pPr>
        <w:spacing w:line="278" w:lineRule="auto"/>
        <w:rPr>
          <w:ins w:id="426" w:author="Andrea D" w:date="2026-10-15T23:12:00Z"/>
          <w:rFonts w:ascii="Arial" w:hAnsi="Arial" w:cs="Arial"/>
          <w:b/>
          <w:i/>
          <w:iCs/>
          <w:sz w:val="24"/>
          <w:szCs w:val="24"/>
          <w:lang w:eastAsia="en-US"/>
          <w:rPrChange w:id="427" w:author="Andrea D" w:date="2026-10-15T23:15:00Z" w16du:dateUtc="2026-10-15T22:15:00Z">
            <w:rPr>
              <w:ins w:id="428" w:author="Andrea D" w:date="2026-10-15T23:12:00Z"/>
              <w:b/>
              <w:i/>
              <w:iCs/>
              <w:lang w:eastAsia="en-US"/>
            </w:rPr>
          </w:rPrChange>
        </w:rPr>
      </w:pPr>
    </w:p>
    <w:p w14:paraId="14FED966" w14:textId="77777777" w:rsidR="006B215A" w:rsidRPr="002A7531" w:rsidRDefault="006B215A" w:rsidP="006B215A">
      <w:pPr>
        <w:spacing w:line="278" w:lineRule="auto"/>
        <w:rPr>
          <w:ins w:id="429" w:author="Andrea D" w:date="2026-10-15T23:12:00Z"/>
          <w:rFonts w:ascii="Arial" w:hAnsi="Arial" w:cs="Arial"/>
          <w:b/>
          <w:sz w:val="24"/>
          <w:szCs w:val="24"/>
          <w:lang w:eastAsia="en-US"/>
          <w:rPrChange w:id="430" w:author="Andrea D" w:date="2026-10-15T23:15:00Z" w16du:dateUtc="2026-10-15T22:15:00Z">
            <w:rPr>
              <w:ins w:id="431" w:author="Andrea D" w:date="2026-10-15T23:12:00Z"/>
              <w:b/>
              <w:lang w:eastAsia="en-US"/>
            </w:rPr>
          </w:rPrChange>
        </w:rPr>
      </w:pPr>
      <w:ins w:id="432" w:author="Andrea D" w:date="2026-10-15T23:12:00Z">
        <w:r w:rsidRPr="002A7531">
          <w:rPr>
            <w:rFonts w:ascii="Arial" w:hAnsi="Arial" w:cs="Arial"/>
            <w:b/>
            <w:sz w:val="24"/>
            <w:szCs w:val="24"/>
            <w:lang w:eastAsia="en-US"/>
            <w:rPrChange w:id="433" w:author="Andrea D" w:date="2026-10-15T23:15:00Z" w16du:dateUtc="2026-10-15T22:15:00Z">
              <w:rPr>
                <w:b/>
                <w:lang w:eastAsia="en-US"/>
              </w:rPr>
            </w:rPrChange>
          </w:rPr>
          <w:t xml:space="preserve">Adapted from the </w:t>
        </w:r>
        <w:r w:rsidRPr="002A7531">
          <w:rPr>
            <w:rFonts w:ascii="Arial" w:hAnsi="Arial" w:cs="Arial"/>
            <w:b/>
            <w:sz w:val="24"/>
            <w:szCs w:val="24"/>
            <w:lang w:eastAsia="en-US"/>
            <w:rPrChange w:id="434" w:author="Andrea D" w:date="2026-10-15T23:15:00Z" w16du:dateUtc="2026-10-15T22:15:00Z">
              <w:rPr>
                <w:b/>
                <w:lang w:eastAsia="en-US"/>
              </w:rPr>
            </w:rPrChange>
          </w:rPr>
          <w:fldChar w:fldCharType="begin"/>
        </w:r>
        <w:r w:rsidRPr="002A7531">
          <w:rPr>
            <w:rFonts w:ascii="Arial" w:hAnsi="Arial" w:cs="Arial"/>
            <w:b/>
            <w:sz w:val="24"/>
            <w:szCs w:val="24"/>
            <w:lang w:eastAsia="en-US"/>
            <w:rPrChange w:id="435" w:author="Andrea D" w:date="2026-10-15T23:15:00Z" w16du:dateUtc="2026-10-15T22:15:00Z">
              <w:rPr>
                <w:b/>
                <w:lang w:eastAsia="en-US"/>
              </w:rPr>
            </w:rPrChange>
          </w:rPr>
          <w:instrText>HYPERLINK "https://anthropic.skilljar.com/teaching-ai-fluency"</w:instrText>
        </w:r>
        <w:r w:rsidRPr="002A7531">
          <w:rPr>
            <w:rFonts w:ascii="Arial" w:hAnsi="Arial" w:cs="Arial"/>
            <w:b/>
            <w:sz w:val="24"/>
            <w:szCs w:val="24"/>
            <w:lang w:eastAsia="en-US"/>
            <w:rPrChange w:id="436" w:author="Andrea D" w:date="2026-10-15T23:15:00Z" w16du:dateUtc="2026-10-15T22:15:00Z">
              <w:rPr>
                <w:b/>
                <w:lang w:eastAsia="en-US"/>
              </w:rPr>
            </w:rPrChange>
          </w:rPr>
        </w:r>
        <w:r w:rsidRPr="002A7531">
          <w:rPr>
            <w:rFonts w:ascii="Arial" w:hAnsi="Arial" w:cs="Arial"/>
            <w:b/>
            <w:sz w:val="24"/>
            <w:szCs w:val="24"/>
            <w:lang w:eastAsia="en-US"/>
            <w:rPrChange w:id="437" w:author="Andrea D" w:date="2026-10-15T23:15:00Z" w16du:dateUtc="2026-10-15T22:15:00Z">
              <w:rPr>
                <w:b/>
                <w:lang w:eastAsia="en-US"/>
              </w:rPr>
            </w:rPrChange>
          </w:rPr>
          <w:fldChar w:fldCharType="separate"/>
        </w:r>
        <w:r w:rsidRPr="002A7531">
          <w:rPr>
            <w:rStyle w:val="Hyperlink"/>
            <w:rFonts w:ascii="Arial" w:hAnsi="Arial" w:cs="Arial"/>
            <w:b/>
            <w:i/>
            <w:iCs/>
            <w:sz w:val="24"/>
            <w:szCs w:val="24"/>
            <w:lang w:eastAsia="en-US"/>
            <w:rPrChange w:id="438" w:author="Andrea D" w:date="2026-10-15T23:15:00Z" w16du:dateUtc="2026-10-15T22:15:00Z">
              <w:rPr>
                <w:rStyle w:val="Hyperlink"/>
                <w:b/>
                <w:i/>
                <w:iCs/>
                <w:lang w:eastAsia="en-US"/>
              </w:rPr>
            </w:rPrChange>
          </w:rPr>
          <w:t>AI Fluency Framework</w:t>
        </w:r>
      </w:ins>
      <w:ins w:id="439" w:author="Andrea D" w:date="2026-10-15T23:12:00Z" w16du:dateUtc="2026-10-15T22:12:00Z">
        <w:r w:rsidRPr="002A7531">
          <w:rPr>
            <w:rFonts w:ascii="Arial" w:hAnsi="Arial" w:cs="Arial"/>
            <w:b/>
            <w:sz w:val="24"/>
            <w:szCs w:val="24"/>
            <w:lang w:eastAsia="en-US"/>
            <w:rPrChange w:id="440" w:author="Andrea D" w:date="2026-10-15T23:15:00Z" w16du:dateUtc="2026-10-15T22:15:00Z">
              <w:rPr>
                <w:b/>
                <w:lang w:eastAsia="en-US"/>
              </w:rPr>
            </w:rPrChange>
          </w:rPr>
          <w:fldChar w:fldCharType="end"/>
        </w:r>
      </w:ins>
      <w:ins w:id="441" w:author="Andrea D" w:date="2026-10-15T23:12:00Z">
        <w:r w:rsidRPr="002A7531">
          <w:rPr>
            <w:rFonts w:ascii="Arial" w:hAnsi="Arial" w:cs="Arial"/>
            <w:b/>
            <w:sz w:val="24"/>
            <w:szCs w:val="24"/>
            <w:lang w:eastAsia="en-US"/>
            <w:rPrChange w:id="442" w:author="Andrea D" w:date="2026-10-15T23:15:00Z" w16du:dateUtc="2026-10-15T22:15:00Z">
              <w:rPr>
                <w:b/>
                <w:lang w:eastAsia="en-US"/>
              </w:rPr>
            </w:rPrChange>
          </w:rPr>
          <w:t xml:space="preserve"> (Dakan, Feller, Anthropic, 2025).</w:t>
        </w:r>
      </w:ins>
    </w:p>
    <w:p w14:paraId="4FBD5CA8" w14:textId="577E5D8E" w:rsidR="000423DC" w:rsidRPr="002A7531" w:rsidRDefault="000423DC" w:rsidP="001263A0">
      <w:pPr>
        <w:spacing w:line="278" w:lineRule="auto"/>
        <w:rPr>
          <w:rFonts w:ascii="Arial" w:hAnsi="Arial" w:cs="Arial"/>
          <w:sz w:val="24"/>
          <w:szCs w:val="24"/>
          <w:lang w:eastAsia="en-US"/>
          <w:rPrChange w:id="443" w:author="Andrea D" w:date="2026-10-15T23:15:00Z" w16du:dateUtc="2026-10-15T22:15:00Z">
            <w:rPr>
              <w:lang w:eastAsia="en-US"/>
            </w:rPr>
          </w:rPrChange>
        </w:rPr>
      </w:pPr>
    </w:p>
    <w:sectPr w:rsidR="000423DC" w:rsidRPr="002A7531" w:rsidSect="00E92E79">
      <w:pgSz w:w="16838" w:h="11906" w:orient="landscape"/>
      <w:pgMar w:top="1440" w:right="1440" w:bottom="1440" w:left="1440" w:header="708" w:footer="708" w:gutter="0"/>
      <w:pgNumType w:start="0"/>
      <w:cols w:space="708"/>
      <w:titlePg/>
      <w:docGrid w:linePitch="360"/>
      <w:sectPrChange w:id="444" w:author="Andrea D" w:date="2026-10-16T00:05:00Z" w16du:dateUtc="2026-10-15T23:05:00Z">
        <w:sectPr w:rsidR="000423DC" w:rsidRPr="002A7531" w:rsidSect="00E92E79">
          <w:pgSz w:w="11906" w:h="16838" w:orient="portrait"/>
          <w:pgMar w:top="1440" w:right="1440" w:bottom="1440" w:left="1440" w:header="708" w:footer="708" w:gutter="0"/>
          <w:pgNumType w:start="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E4959" w14:textId="77777777" w:rsidR="001454E9" w:rsidRDefault="001454E9" w:rsidP="001266BE">
      <w:pPr>
        <w:spacing w:after="0" w:line="240" w:lineRule="auto"/>
      </w:pPr>
      <w:r>
        <w:separator/>
      </w:r>
    </w:p>
  </w:endnote>
  <w:endnote w:type="continuationSeparator" w:id="0">
    <w:p w14:paraId="6E3AE650" w14:textId="77777777" w:rsidR="001454E9" w:rsidRDefault="001454E9" w:rsidP="00126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0BEA5" w14:textId="77777777" w:rsidR="00706AD6" w:rsidRDefault="00706A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50" w:author="Andrea D" w:date="2026-10-16T00:02:00Z"/>
  <w:sdt>
    <w:sdtPr>
      <w:id w:val="205450619"/>
      <w:docPartObj>
        <w:docPartGallery w:val="Page Numbers (Bottom of Page)"/>
        <w:docPartUnique/>
      </w:docPartObj>
    </w:sdtPr>
    <w:sdtContent>
      <w:customXmlInsRangeEnd w:id="150"/>
      <w:p w14:paraId="636C3542" w14:textId="5293AB4B" w:rsidR="00BB6B64" w:rsidRDefault="00BB6B64">
        <w:pPr>
          <w:pStyle w:val="Footer"/>
          <w:jc w:val="right"/>
          <w:rPr>
            <w:ins w:id="151" w:author="Andrea D" w:date="2026-10-16T00:02:00Z" w16du:dateUtc="2026-10-15T23:02:00Z"/>
          </w:rPr>
        </w:pPr>
        <w:ins w:id="152" w:author="Andrea D" w:date="2026-10-16T00:02:00Z" w16du:dateUtc="2026-10-15T23:02:00Z">
          <w:r>
            <w:fldChar w:fldCharType="begin"/>
          </w:r>
          <w:r>
            <w:instrText>PAGE   \* MERGEFORMAT</w:instrText>
          </w:r>
          <w:r>
            <w:fldChar w:fldCharType="separate"/>
          </w:r>
          <w:r>
            <w:rPr>
              <w:lang w:val="en-GB"/>
            </w:rPr>
            <w:t>2</w:t>
          </w:r>
          <w:r>
            <w:fldChar w:fldCharType="end"/>
          </w:r>
        </w:ins>
      </w:p>
      <w:customXmlInsRangeStart w:id="153" w:author="Andrea D" w:date="2026-10-16T00:02:00Z"/>
    </w:sdtContent>
  </w:sdt>
  <w:customXmlInsRangeEnd w:id="153"/>
  <w:p w14:paraId="44884062" w14:textId="77777777" w:rsidR="001266BE" w:rsidRDefault="001266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C16D" w14:textId="3EC45640" w:rsidR="00E81EDD" w:rsidRDefault="00E92E79">
    <w:pPr>
      <w:pStyle w:val="Footer"/>
      <w:jc w:val="right"/>
      <w:rPr>
        <w:ins w:id="154" w:author="Andrea D" w:date="2026-10-16T00:00:00Z" w16du:dateUtc="2026-10-15T23:00:00Z"/>
      </w:rPr>
    </w:pPr>
    <w:ins w:id="155" w:author="Andrea D" w:date="2026-10-16T00:05:00Z" w16du:dateUtc="2026-10-15T23:05:00Z">
      <w:r>
        <w:t>9</w:t>
      </w:r>
    </w:ins>
  </w:p>
  <w:p w14:paraId="2824E77F" w14:textId="77777777" w:rsidR="00706AD6" w:rsidRDefault="00706A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584AB" w14:textId="77777777" w:rsidR="001454E9" w:rsidRDefault="001454E9" w:rsidP="001266BE">
      <w:pPr>
        <w:spacing w:after="0" w:line="240" w:lineRule="auto"/>
      </w:pPr>
      <w:r>
        <w:separator/>
      </w:r>
    </w:p>
  </w:footnote>
  <w:footnote w:type="continuationSeparator" w:id="0">
    <w:p w14:paraId="5E208E8F" w14:textId="77777777" w:rsidR="001454E9" w:rsidRDefault="001454E9" w:rsidP="00126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901E" w14:textId="77777777" w:rsidR="00706AD6" w:rsidRDefault="00706A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B6127" w14:textId="77777777" w:rsidR="00706AD6" w:rsidRDefault="00706A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C3EA" w14:textId="77777777" w:rsidR="00706AD6" w:rsidRDefault="00706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16ECB"/>
    <w:multiLevelType w:val="hybridMultilevel"/>
    <w:tmpl w:val="66F2D5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25A7C15"/>
    <w:multiLevelType w:val="hybridMultilevel"/>
    <w:tmpl w:val="6E6EF5C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60F736BC"/>
    <w:multiLevelType w:val="hybridMultilevel"/>
    <w:tmpl w:val="1A6034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B3B0034"/>
    <w:multiLevelType w:val="hybridMultilevel"/>
    <w:tmpl w:val="F7DA20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79055741">
    <w:abstractNumId w:val="4"/>
  </w:num>
  <w:num w:numId="2" w16cid:durableId="1884246090">
    <w:abstractNumId w:val="3"/>
  </w:num>
  <w:num w:numId="3" w16cid:durableId="1107508482">
    <w:abstractNumId w:val="2"/>
  </w:num>
  <w:num w:numId="4" w16cid:durableId="1673557497">
    <w:abstractNumId w:val="0"/>
  </w:num>
  <w:num w:numId="5" w16cid:durableId="1847092198">
    <w:abstractNumId w:val="1"/>
    <w:lvlOverride w:ilvl="0"/>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D">
    <w15:presenceInfo w15:providerId="Windows Live" w15:userId="abcbf0d3e66324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34"/>
    <w:rsid w:val="000074B5"/>
    <w:rsid w:val="000423DC"/>
    <w:rsid w:val="000819A9"/>
    <w:rsid w:val="00091CD2"/>
    <w:rsid w:val="00093A1B"/>
    <w:rsid w:val="000A3573"/>
    <w:rsid w:val="000A7932"/>
    <w:rsid w:val="000E6BF0"/>
    <w:rsid w:val="0010601E"/>
    <w:rsid w:val="001263A0"/>
    <w:rsid w:val="001266BE"/>
    <w:rsid w:val="00131B16"/>
    <w:rsid w:val="00135DFD"/>
    <w:rsid w:val="0014192E"/>
    <w:rsid w:val="001454E9"/>
    <w:rsid w:val="00153C20"/>
    <w:rsid w:val="001658CB"/>
    <w:rsid w:val="00166D01"/>
    <w:rsid w:val="00185501"/>
    <w:rsid w:val="00196555"/>
    <w:rsid w:val="001B4335"/>
    <w:rsid w:val="001C674F"/>
    <w:rsid w:val="001F7392"/>
    <w:rsid w:val="00213E0E"/>
    <w:rsid w:val="002312FC"/>
    <w:rsid w:val="00236F11"/>
    <w:rsid w:val="00256605"/>
    <w:rsid w:val="00293971"/>
    <w:rsid w:val="002A7531"/>
    <w:rsid w:val="002C479F"/>
    <w:rsid w:val="002C6A81"/>
    <w:rsid w:val="002C6E51"/>
    <w:rsid w:val="002D19BE"/>
    <w:rsid w:val="002E0E99"/>
    <w:rsid w:val="002F2ACD"/>
    <w:rsid w:val="00300C6C"/>
    <w:rsid w:val="003545F0"/>
    <w:rsid w:val="003564E9"/>
    <w:rsid w:val="00367D4C"/>
    <w:rsid w:val="003709BE"/>
    <w:rsid w:val="003800A8"/>
    <w:rsid w:val="00390BED"/>
    <w:rsid w:val="003A1E66"/>
    <w:rsid w:val="003B55E1"/>
    <w:rsid w:val="003C1A34"/>
    <w:rsid w:val="003D5935"/>
    <w:rsid w:val="003D6B61"/>
    <w:rsid w:val="003E1DB6"/>
    <w:rsid w:val="003E7ACA"/>
    <w:rsid w:val="003F0DA0"/>
    <w:rsid w:val="003F5DF6"/>
    <w:rsid w:val="00405637"/>
    <w:rsid w:val="00436EEE"/>
    <w:rsid w:val="00441655"/>
    <w:rsid w:val="004477CE"/>
    <w:rsid w:val="004510A6"/>
    <w:rsid w:val="0045187C"/>
    <w:rsid w:val="00456CA2"/>
    <w:rsid w:val="0049448E"/>
    <w:rsid w:val="004A2FEE"/>
    <w:rsid w:val="004A52D0"/>
    <w:rsid w:val="004D5B00"/>
    <w:rsid w:val="004E72CC"/>
    <w:rsid w:val="004F3771"/>
    <w:rsid w:val="00504BAB"/>
    <w:rsid w:val="00556646"/>
    <w:rsid w:val="00575699"/>
    <w:rsid w:val="00577EF7"/>
    <w:rsid w:val="005912EC"/>
    <w:rsid w:val="005A5F7E"/>
    <w:rsid w:val="005B7B12"/>
    <w:rsid w:val="005C776C"/>
    <w:rsid w:val="005D78CE"/>
    <w:rsid w:val="00621AEC"/>
    <w:rsid w:val="00631048"/>
    <w:rsid w:val="0063461E"/>
    <w:rsid w:val="006358A2"/>
    <w:rsid w:val="00660905"/>
    <w:rsid w:val="006617F8"/>
    <w:rsid w:val="00661973"/>
    <w:rsid w:val="00663C3E"/>
    <w:rsid w:val="006709A2"/>
    <w:rsid w:val="006A733F"/>
    <w:rsid w:val="006B215A"/>
    <w:rsid w:val="006B244C"/>
    <w:rsid w:val="006B68DF"/>
    <w:rsid w:val="006D2371"/>
    <w:rsid w:val="006E491D"/>
    <w:rsid w:val="006F3436"/>
    <w:rsid w:val="00706AD6"/>
    <w:rsid w:val="00711D3D"/>
    <w:rsid w:val="00721284"/>
    <w:rsid w:val="00731FDE"/>
    <w:rsid w:val="00740614"/>
    <w:rsid w:val="007422D7"/>
    <w:rsid w:val="00750A1F"/>
    <w:rsid w:val="00762090"/>
    <w:rsid w:val="00782F9C"/>
    <w:rsid w:val="007843A0"/>
    <w:rsid w:val="00793ECA"/>
    <w:rsid w:val="00797406"/>
    <w:rsid w:val="007A1FD0"/>
    <w:rsid w:val="007A4744"/>
    <w:rsid w:val="007D1837"/>
    <w:rsid w:val="007D2E73"/>
    <w:rsid w:val="007F13F4"/>
    <w:rsid w:val="00810838"/>
    <w:rsid w:val="00814E39"/>
    <w:rsid w:val="008500F8"/>
    <w:rsid w:val="008558A1"/>
    <w:rsid w:val="00862899"/>
    <w:rsid w:val="00864A8F"/>
    <w:rsid w:val="00877C41"/>
    <w:rsid w:val="00882787"/>
    <w:rsid w:val="00892F44"/>
    <w:rsid w:val="008A54AA"/>
    <w:rsid w:val="009212AC"/>
    <w:rsid w:val="009243BA"/>
    <w:rsid w:val="00932098"/>
    <w:rsid w:val="00942B7C"/>
    <w:rsid w:val="009520B4"/>
    <w:rsid w:val="009557D2"/>
    <w:rsid w:val="0095586A"/>
    <w:rsid w:val="00973B9F"/>
    <w:rsid w:val="009C7568"/>
    <w:rsid w:val="009E5F63"/>
    <w:rsid w:val="009F23FC"/>
    <w:rsid w:val="00A04E48"/>
    <w:rsid w:val="00A140CC"/>
    <w:rsid w:val="00A427C2"/>
    <w:rsid w:val="00A750C5"/>
    <w:rsid w:val="00A95B35"/>
    <w:rsid w:val="00A97870"/>
    <w:rsid w:val="00AC0267"/>
    <w:rsid w:val="00AC1730"/>
    <w:rsid w:val="00AD7CA1"/>
    <w:rsid w:val="00AE7FB0"/>
    <w:rsid w:val="00B11B33"/>
    <w:rsid w:val="00B14691"/>
    <w:rsid w:val="00B236F8"/>
    <w:rsid w:val="00B306F7"/>
    <w:rsid w:val="00B57E8D"/>
    <w:rsid w:val="00B623D6"/>
    <w:rsid w:val="00B6715C"/>
    <w:rsid w:val="00BB0296"/>
    <w:rsid w:val="00BB6B64"/>
    <w:rsid w:val="00BB7764"/>
    <w:rsid w:val="00BF1586"/>
    <w:rsid w:val="00BF5E90"/>
    <w:rsid w:val="00C3160A"/>
    <w:rsid w:val="00C67101"/>
    <w:rsid w:val="00C8444A"/>
    <w:rsid w:val="00C9526E"/>
    <w:rsid w:val="00CA2E7D"/>
    <w:rsid w:val="00CC350D"/>
    <w:rsid w:val="00CD202E"/>
    <w:rsid w:val="00CD4F8F"/>
    <w:rsid w:val="00CD5AAE"/>
    <w:rsid w:val="00CE790D"/>
    <w:rsid w:val="00D21FB9"/>
    <w:rsid w:val="00D31A3B"/>
    <w:rsid w:val="00D3333B"/>
    <w:rsid w:val="00D36202"/>
    <w:rsid w:val="00DA3318"/>
    <w:rsid w:val="00DA352D"/>
    <w:rsid w:val="00DA5C31"/>
    <w:rsid w:val="00DB0EC3"/>
    <w:rsid w:val="00DB2936"/>
    <w:rsid w:val="00DD3AA4"/>
    <w:rsid w:val="00DD66C9"/>
    <w:rsid w:val="00DE0085"/>
    <w:rsid w:val="00DE068C"/>
    <w:rsid w:val="00E02347"/>
    <w:rsid w:val="00E35E5A"/>
    <w:rsid w:val="00E4558B"/>
    <w:rsid w:val="00E662EE"/>
    <w:rsid w:val="00E663AD"/>
    <w:rsid w:val="00E81EDD"/>
    <w:rsid w:val="00E92E79"/>
    <w:rsid w:val="00E97699"/>
    <w:rsid w:val="00EB75F6"/>
    <w:rsid w:val="00F24739"/>
    <w:rsid w:val="00F316B6"/>
    <w:rsid w:val="00F3603F"/>
    <w:rsid w:val="00F93E23"/>
    <w:rsid w:val="00FB12A7"/>
    <w:rsid w:val="00FB61EE"/>
    <w:rsid w:val="00FE0D8C"/>
    <w:rsid w:val="00FF31BF"/>
    <w:rsid w:val="00FF4C2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23F67"/>
  <w15:chartTrackingRefBased/>
  <w15:docId w15:val="{D80481B5-A293-405B-8CCE-D0ADE2FB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A3B"/>
    <w:pPr>
      <w:spacing w:line="259" w:lineRule="auto"/>
    </w:pPr>
    <w:rPr>
      <w:rFonts w:ascii="Calibri" w:eastAsia="Calibri" w:hAnsi="Calibri" w:cs="Calibri"/>
      <w:kern w:val="0"/>
      <w:sz w:val="22"/>
      <w:szCs w:val="22"/>
      <w:lang w:eastAsia="en-IE"/>
      <w14:ligatures w14:val="none"/>
    </w:rPr>
  </w:style>
  <w:style w:type="paragraph" w:styleId="Heading1">
    <w:name w:val="heading 1"/>
    <w:basedOn w:val="Normal"/>
    <w:next w:val="Normal"/>
    <w:link w:val="Heading1Char"/>
    <w:uiPriority w:val="9"/>
    <w:qFormat/>
    <w:rsid w:val="003C1A3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C1A3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C1A3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C1A3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3C1A3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3C1A3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3C1A3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3C1A3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3C1A34"/>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34"/>
    <w:rPr>
      <w:rFonts w:eastAsiaTheme="majorEastAsia" w:cstheme="majorBidi"/>
      <w:color w:val="272727" w:themeColor="text1" w:themeTint="D8"/>
    </w:rPr>
  </w:style>
  <w:style w:type="paragraph" w:styleId="Title">
    <w:name w:val="Title"/>
    <w:basedOn w:val="Normal"/>
    <w:next w:val="Normal"/>
    <w:link w:val="TitleChar"/>
    <w:uiPriority w:val="10"/>
    <w:qFormat/>
    <w:rsid w:val="003C1A34"/>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C1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34"/>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C1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34"/>
    <w:pPr>
      <w:spacing w:before="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3C1A34"/>
    <w:rPr>
      <w:i/>
      <w:iCs/>
      <w:color w:val="404040" w:themeColor="text1" w:themeTint="BF"/>
    </w:rPr>
  </w:style>
  <w:style w:type="paragraph" w:styleId="ListParagraph">
    <w:name w:val="List Paragraph"/>
    <w:basedOn w:val="Normal"/>
    <w:uiPriority w:val="34"/>
    <w:qFormat/>
    <w:rsid w:val="003C1A34"/>
    <w:pPr>
      <w:spacing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3C1A34"/>
    <w:rPr>
      <w:i/>
      <w:iCs/>
      <w:color w:val="0F4761" w:themeColor="accent1" w:themeShade="BF"/>
    </w:rPr>
  </w:style>
  <w:style w:type="paragraph" w:styleId="IntenseQuote">
    <w:name w:val="Intense Quote"/>
    <w:basedOn w:val="Normal"/>
    <w:next w:val="Normal"/>
    <w:link w:val="IntenseQuoteChar"/>
    <w:uiPriority w:val="30"/>
    <w:qFormat/>
    <w:rsid w:val="003C1A3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3C1A34"/>
    <w:rPr>
      <w:i/>
      <w:iCs/>
      <w:color w:val="0F4761" w:themeColor="accent1" w:themeShade="BF"/>
    </w:rPr>
  </w:style>
  <w:style w:type="character" w:styleId="IntenseReference">
    <w:name w:val="Intense Reference"/>
    <w:basedOn w:val="DefaultParagraphFont"/>
    <w:uiPriority w:val="32"/>
    <w:qFormat/>
    <w:rsid w:val="003C1A34"/>
    <w:rPr>
      <w:b/>
      <w:bCs/>
      <w:smallCaps/>
      <w:color w:val="0F4761" w:themeColor="accent1" w:themeShade="BF"/>
      <w:spacing w:val="5"/>
    </w:rPr>
  </w:style>
  <w:style w:type="character" w:styleId="Hyperlink">
    <w:name w:val="Hyperlink"/>
    <w:basedOn w:val="DefaultParagraphFont"/>
    <w:uiPriority w:val="99"/>
    <w:unhideWhenUsed/>
    <w:rsid w:val="00D31A3B"/>
    <w:rPr>
      <w:color w:val="467886" w:themeColor="hyperlink"/>
      <w:u w:val="single"/>
    </w:rPr>
  </w:style>
  <w:style w:type="character" w:styleId="Strong">
    <w:name w:val="Strong"/>
    <w:basedOn w:val="DefaultParagraphFont"/>
    <w:uiPriority w:val="22"/>
    <w:qFormat/>
    <w:rsid w:val="00D31A3B"/>
    <w:rPr>
      <w:b/>
      <w:bCs/>
    </w:rPr>
  </w:style>
  <w:style w:type="paragraph" w:styleId="NormalWeb">
    <w:name w:val="Normal (Web)"/>
    <w:basedOn w:val="Normal"/>
    <w:uiPriority w:val="99"/>
    <w:unhideWhenUsed/>
    <w:rsid w:val="00D31A3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D31A3B"/>
    <w:pPr>
      <w:spacing w:before="240" w:after="0" w:line="259" w:lineRule="auto"/>
      <w:outlineLvl w:val="9"/>
    </w:pPr>
    <w:rPr>
      <w:kern w:val="0"/>
      <w:sz w:val="32"/>
      <w:szCs w:val="32"/>
      <w:lang w:eastAsia="en-IE"/>
      <w14:ligatures w14:val="none"/>
    </w:rPr>
  </w:style>
  <w:style w:type="paragraph" w:styleId="TOC1">
    <w:name w:val="toc 1"/>
    <w:basedOn w:val="Normal"/>
    <w:next w:val="Normal"/>
    <w:autoRedefine/>
    <w:uiPriority w:val="39"/>
    <w:unhideWhenUsed/>
    <w:rsid w:val="00D31A3B"/>
    <w:pPr>
      <w:spacing w:after="100"/>
    </w:pPr>
  </w:style>
  <w:style w:type="paragraph" w:styleId="TOC3">
    <w:name w:val="toc 3"/>
    <w:basedOn w:val="Normal"/>
    <w:next w:val="Normal"/>
    <w:autoRedefine/>
    <w:uiPriority w:val="39"/>
    <w:unhideWhenUsed/>
    <w:rsid w:val="00D31A3B"/>
    <w:pPr>
      <w:spacing w:after="100"/>
      <w:ind w:left="440"/>
    </w:pPr>
  </w:style>
  <w:style w:type="paragraph" w:styleId="TOC2">
    <w:name w:val="toc 2"/>
    <w:basedOn w:val="Normal"/>
    <w:next w:val="Normal"/>
    <w:autoRedefine/>
    <w:uiPriority w:val="39"/>
    <w:unhideWhenUsed/>
    <w:rsid w:val="00D31A3B"/>
    <w:pPr>
      <w:spacing w:after="100"/>
      <w:ind w:left="220"/>
    </w:pPr>
  </w:style>
  <w:style w:type="paragraph" w:styleId="Header">
    <w:name w:val="header"/>
    <w:basedOn w:val="Normal"/>
    <w:link w:val="HeaderChar"/>
    <w:uiPriority w:val="99"/>
    <w:unhideWhenUsed/>
    <w:rsid w:val="001266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6BE"/>
    <w:rPr>
      <w:rFonts w:ascii="Calibri" w:eastAsia="Calibri" w:hAnsi="Calibri" w:cs="Calibri"/>
      <w:kern w:val="0"/>
      <w:sz w:val="22"/>
      <w:szCs w:val="22"/>
      <w:lang w:eastAsia="en-IE"/>
      <w14:ligatures w14:val="none"/>
    </w:rPr>
  </w:style>
  <w:style w:type="paragraph" w:styleId="Footer">
    <w:name w:val="footer"/>
    <w:basedOn w:val="Normal"/>
    <w:link w:val="FooterChar"/>
    <w:uiPriority w:val="99"/>
    <w:unhideWhenUsed/>
    <w:rsid w:val="001266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66BE"/>
    <w:rPr>
      <w:rFonts w:ascii="Calibri" w:eastAsia="Calibri" w:hAnsi="Calibri" w:cs="Calibri"/>
      <w:kern w:val="0"/>
      <w:sz w:val="22"/>
      <w:szCs w:val="22"/>
      <w:lang w:eastAsia="en-IE"/>
      <w14:ligatures w14:val="none"/>
    </w:rPr>
  </w:style>
  <w:style w:type="paragraph" w:styleId="Bibliography">
    <w:name w:val="Bibliography"/>
    <w:basedOn w:val="Normal"/>
    <w:next w:val="Normal"/>
    <w:uiPriority w:val="37"/>
    <w:unhideWhenUsed/>
    <w:rsid w:val="00862899"/>
  </w:style>
  <w:style w:type="character" w:styleId="CommentReference">
    <w:name w:val="annotation reference"/>
    <w:basedOn w:val="DefaultParagraphFont"/>
    <w:uiPriority w:val="99"/>
    <w:semiHidden/>
    <w:unhideWhenUsed/>
    <w:rsid w:val="00F93E23"/>
    <w:rPr>
      <w:sz w:val="16"/>
      <w:szCs w:val="16"/>
    </w:rPr>
  </w:style>
  <w:style w:type="paragraph" w:styleId="CommentText">
    <w:name w:val="annotation text"/>
    <w:basedOn w:val="Normal"/>
    <w:link w:val="CommentTextChar"/>
    <w:uiPriority w:val="99"/>
    <w:unhideWhenUsed/>
    <w:rsid w:val="00F93E23"/>
    <w:pPr>
      <w:spacing w:line="240" w:lineRule="auto"/>
    </w:pPr>
    <w:rPr>
      <w:sz w:val="20"/>
      <w:szCs w:val="20"/>
    </w:rPr>
  </w:style>
  <w:style w:type="character" w:customStyle="1" w:styleId="CommentTextChar">
    <w:name w:val="Comment Text Char"/>
    <w:basedOn w:val="DefaultParagraphFont"/>
    <w:link w:val="CommentText"/>
    <w:uiPriority w:val="99"/>
    <w:rsid w:val="00F93E23"/>
    <w:rPr>
      <w:rFonts w:ascii="Calibri" w:eastAsia="Calibri" w:hAnsi="Calibri" w:cs="Calibri"/>
      <w:kern w:val="0"/>
      <w:sz w:val="20"/>
      <w:szCs w:val="20"/>
      <w:lang w:eastAsia="en-IE"/>
      <w14:ligatures w14:val="none"/>
    </w:rPr>
  </w:style>
  <w:style w:type="paragraph" w:styleId="CommentSubject">
    <w:name w:val="annotation subject"/>
    <w:basedOn w:val="CommentText"/>
    <w:next w:val="CommentText"/>
    <w:link w:val="CommentSubjectChar"/>
    <w:uiPriority w:val="99"/>
    <w:semiHidden/>
    <w:unhideWhenUsed/>
    <w:rsid w:val="00F93E23"/>
    <w:rPr>
      <w:b/>
      <w:bCs/>
    </w:rPr>
  </w:style>
  <w:style w:type="character" w:customStyle="1" w:styleId="CommentSubjectChar">
    <w:name w:val="Comment Subject Char"/>
    <w:basedOn w:val="CommentTextChar"/>
    <w:link w:val="CommentSubject"/>
    <w:uiPriority w:val="99"/>
    <w:semiHidden/>
    <w:rsid w:val="00F93E23"/>
    <w:rPr>
      <w:rFonts w:ascii="Calibri" w:eastAsia="Calibri" w:hAnsi="Calibri" w:cs="Calibri"/>
      <w:b/>
      <w:bCs/>
      <w:kern w:val="0"/>
      <w:sz w:val="20"/>
      <w:szCs w:val="20"/>
      <w:lang w:eastAsia="en-IE"/>
      <w14:ligatures w14:val="none"/>
    </w:rPr>
  </w:style>
  <w:style w:type="character" w:styleId="BookTitle">
    <w:name w:val="Book Title"/>
    <w:basedOn w:val="DefaultParagraphFont"/>
    <w:uiPriority w:val="33"/>
    <w:qFormat/>
    <w:rsid w:val="00706AD6"/>
    <w:rPr>
      <w:b/>
      <w:bCs/>
      <w:i/>
      <w:iCs/>
      <w:spacing w:val="5"/>
    </w:rPr>
  </w:style>
  <w:style w:type="paragraph" w:styleId="Caption">
    <w:name w:val="caption"/>
    <w:basedOn w:val="Normal"/>
    <w:next w:val="Normal"/>
    <w:uiPriority w:val="35"/>
    <w:semiHidden/>
    <w:unhideWhenUsed/>
    <w:qFormat/>
    <w:rsid w:val="00706AD6"/>
    <w:pPr>
      <w:spacing w:after="200" w:line="240" w:lineRule="auto"/>
    </w:pPr>
    <w:rPr>
      <w:i/>
      <w:iCs/>
      <w:color w:val="0E2841" w:themeColor="text2"/>
      <w:sz w:val="18"/>
      <w:szCs w:val="18"/>
    </w:rPr>
  </w:style>
  <w:style w:type="character" w:styleId="Emphasis">
    <w:name w:val="Emphasis"/>
    <w:basedOn w:val="DefaultParagraphFont"/>
    <w:uiPriority w:val="20"/>
    <w:qFormat/>
    <w:rsid w:val="00706AD6"/>
    <w:rPr>
      <w:i/>
      <w:iCs/>
    </w:rPr>
  </w:style>
  <w:style w:type="paragraph" w:styleId="NoSpacing">
    <w:name w:val="No Spacing"/>
    <w:uiPriority w:val="1"/>
    <w:qFormat/>
    <w:rsid w:val="00706AD6"/>
    <w:pPr>
      <w:spacing w:after="0" w:line="240" w:lineRule="auto"/>
    </w:pPr>
    <w:rPr>
      <w:rFonts w:ascii="Calibri" w:eastAsia="Calibri" w:hAnsi="Calibri" w:cs="Calibri"/>
      <w:kern w:val="0"/>
      <w:sz w:val="22"/>
      <w:szCs w:val="22"/>
      <w:lang w:eastAsia="en-IE"/>
      <w14:ligatures w14:val="none"/>
    </w:rPr>
  </w:style>
  <w:style w:type="character" w:styleId="SubtleEmphasis">
    <w:name w:val="Subtle Emphasis"/>
    <w:basedOn w:val="DefaultParagraphFont"/>
    <w:uiPriority w:val="19"/>
    <w:qFormat/>
    <w:rsid w:val="00706AD6"/>
    <w:rPr>
      <w:i/>
      <w:iCs/>
      <w:color w:val="404040" w:themeColor="text1" w:themeTint="BF"/>
    </w:rPr>
  </w:style>
  <w:style w:type="character" w:styleId="SubtleReference">
    <w:name w:val="Subtle Reference"/>
    <w:basedOn w:val="DefaultParagraphFont"/>
    <w:uiPriority w:val="31"/>
    <w:qFormat/>
    <w:rsid w:val="00706AD6"/>
    <w:rPr>
      <w:smallCaps/>
      <w:color w:val="5A5A5A" w:themeColor="text1" w:themeTint="A5"/>
    </w:rPr>
  </w:style>
  <w:style w:type="character" w:styleId="UnresolvedMention">
    <w:name w:val="Unresolved Mention"/>
    <w:basedOn w:val="DefaultParagraphFont"/>
    <w:uiPriority w:val="99"/>
    <w:semiHidden/>
    <w:unhideWhenUsed/>
    <w:rsid w:val="003545F0"/>
    <w:rPr>
      <w:color w:val="605E5C"/>
      <w:shd w:val="clear" w:color="auto" w:fill="E1DFDD"/>
    </w:rPr>
  </w:style>
  <w:style w:type="character" w:styleId="FollowedHyperlink">
    <w:name w:val="FollowedHyperlink"/>
    <w:basedOn w:val="DefaultParagraphFont"/>
    <w:uiPriority w:val="99"/>
    <w:semiHidden/>
    <w:unhideWhenUsed/>
    <w:rsid w:val="003545F0"/>
    <w:rPr>
      <w:color w:val="96607D" w:themeColor="followedHyperlink"/>
      <w:u w:val="single"/>
    </w:rPr>
  </w:style>
  <w:style w:type="paragraph" w:styleId="Revision">
    <w:name w:val="Revision"/>
    <w:hidden/>
    <w:uiPriority w:val="99"/>
    <w:semiHidden/>
    <w:rsid w:val="003E1DB6"/>
    <w:pPr>
      <w:spacing w:after="0" w:line="240" w:lineRule="auto"/>
    </w:pPr>
    <w:rPr>
      <w:rFonts w:ascii="Calibri" w:eastAsia="Calibri" w:hAnsi="Calibri" w:cs="Calibri"/>
      <w:kern w:val="0"/>
      <w:sz w:val="22"/>
      <w:szCs w:val="22"/>
      <w:lang w:eastAsia="en-IE"/>
      <w14:ligatures w14:val="none"/>
    </w:rPr>
  </w:style>
  <w:style w:type="table" w:styleId="TableGrid">
    <w:name w:val="Table Grid"/>
    <w:basedOn w:val="TableNormal"/>
    <w:uiPriority w:val="39"/>
    <w:rsid w:val="006B2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47">
      <w:bodyDiv w:val="1"/>
      <w:marLeft w:val="0"/>
      <w:marRight w:val="0"/>
      <w:marTop w:val="0"/>
      <w:marBottom w:val="0"/>
      <w:divBdr>
        <w:top w:val="none" w:sz="0" w:space="0" w:color="auto"/>
        <w:left w:val="none" w:sz="0" w:space="0" w:color="auto"/>
        <w:bottom w:val="none" w:sz="0" w:space="0" w:color="auto"/>
        <w:right w:val="none" w:sz="0" w:space="0" w:color="auto"/>
      </w:divBdr>
    </w:div>
    <w:div w:id="40133384">
      <w:bodyDiv w:val="1"/>
      <w:marLeft w:val="0"/>
      <w:marRight w:val="0"/>
      <w:marTop w:val="0"/>
      <w:marBottom w:val="0"/>
      <w:divBdr>
        <w:top w:val="none" w:sz="0" w:space="0" w:color="auto"/>
        <w:left w:val="none" w:sz="0" w:space="0" w:color="auto"/>
        <w:bottom w:val="none" w:sz="0" w:space="0" w:color="auto"/>
        <w:right w:val="none" w:sz="0" w:space="0" w:color="auto"/>
      </w:divBdr>
    </w:div>
    <w:div w:id="48457552">
      <w:bodyDiv w:val="1"/>
      <w:marLeft w:val="0"/>
      <w:marRight w:val="0"/>
      <w:marTop w:val="0"/>
      <w:marBottom w:val="0"/>
      <w:divBdr>
        <w:top w:val="none" w:sz="0" w:space="0" w:color="auto"/>
        <w:left w:val="none" w:sz="0" w:space="0" w:color="auto"/>
        <w:bottom w:val="none" w:sz="0" w:space="0" w:color="auto"/>
        <w:right w:val="none" w:sz="0" w:space="0" w:color="auto"/>
      </w:divBdr>
    </w:div>
    <w:div w:id="158235857">
      <w:bodyDiv w:val="1"/>
      <w:marLeft w:val="0"/>
      <w:marRight w:val="0"/>
      <w:marTop w:val="0"/>
      <w:marBottom w:val="0"/>
      <w:divBdr>
        <w:top w:val="none" w:sz="0" w:space="0" w:color="auto"/>
        <w:left w:val="none" w:sz="0" w:space="0" w:color="auto"/>
        <w:bottom w:val="none" w:sz="0" w:space="0" w:color="auto"/>
        <w:right w:val="none" w:sz="0" w:space="0" w:color="auto"/>
      </w:divBdr>
    </w:div>
    <w:div w:id="203639322">
      <w:bodyDiv w:val="1"/>
      <w:marLeft w:val="0"/>
      <w:marRight w:val="0"/>
      <w:marTop w:val="0"/>
      <w:marBottom w:val="0"/>
      <w:divBdr>
        <w:top w:val="none" w:sz="0" w:space="0" w:color="auto"/>
        <w:left w:val="none" w:sz="0" w:space="0" w:color="auto"/>
        <w:bottom w:val="none" w:sz="0" w:space="0" w:color="auto"/>
        <w:right w:val="none" w:sz="0" w:space="0" w:color="auto"/>
      </w:divBdr>
    </w:div>
    <w:div w:id="243882083">
      <w:bodyDiv w:val="1"/>
      <w:marLeft w:val="0"/>
      <w:marRight w:val="0"/>
      <w:marTop w:val="0"/>
      <w:marBottom w:val="0"/>
      <w:divBdr>
        <w:top w:val="none" w:sz="0" w:space="0" w:color="auto"/>
        <w:left w:val="none" w:sz="0" w:space="0" w:color="auto"/>
        <w:bottom w:val="none" w:sz="0" w:space="0" w:color="auto"/>
        <w:right w:val="none" w:sz="0" w:space="0" w:color="auto"/>
      </w:divBdr>
    </w:div>
    <w:div w:id="244270147">
      <w:bodyDiv w:val="1"/>
      <w:marLeft w:val="0"/>
      <w:marRight w:val="0"/>
      <w:marTop w:val="0"/>
      <w:marBottom w:val="0"/>
      <w:divBdr>
        <w:top w:val="none" w:sz="0" w:space="0" w:color="auto"/>
        <w:left w:val="none" w:sz="0" w:space="0" w:color="auto"/>
        <w:bottom w:val="none" w:sz="0" w:space="0" w:color="auto"/>
        <w:right w:val="none" w:sz="0" w:space="0" w:color="auto"/>
      </w:divBdr>
    </w:div>
    <w:div w:id="248348350">
      <w:bodyDiv w:val="1"/>
      <w:marLeft w:val="0"/>
      <w:marRight w:val="0"/>
      <w:marTop w:val="0"/>
      <w:marBottom w:val="0"/>
      <w:divBdr>
        <w:top w:val="none" w:sz="0" w:space="0" w:color="auto"/>
        <w:left w:val="none" w:sz="0" w:space="0" w:color="auto"/>
        <w:bottom w:val="none" w:sz="0" w:space="0" w:color="auto"/>
        <w:right w:val="none" w:sz="0" w:space="0" w:color="auto"/>
      </w:divBdr>
    </w:div>
    <w:div w:id="251548336">
      <w:bodyDiv w:val="1"/>
      <w:marLeft w:val="0"/>
      <w:marRight w:val="0"/>
      <w:marTop w:val="0"/>
      <w:marBottom w:val="0"/>
      <w:divBdr>
        <w:top w:val="none" w:sz="0" w:space="0" w:color="auto"/>
        <w:left w:val="none" w:sz="0" w:space="0" w:color="auto"/>
        <w:bottom w:val="none" w:sz="0" w:space="0" w:color="auto"/>
        <w:right w:val="none" w:sz="0" w:space="0" w:color="auto"/>
      </w:divBdr>
    </w:div>
    <w:div w:id="289284719">
      <w:bodyDiv w:val="1"/>
      <w:marLeft w:val="0"/>
      <w:marRight w:val="0"/>
      <w:marTop w:val="0"/>
      <w:marBottom w:val="0"/>
      <w:divBdr>
        <w:top w:val="none" w:sz="0" w:space="0" w:color="auto"/>
        <w:left w:val="none" w:sz="0" w:space="0" w:color="auto"/>
        <w:bottom w:val="none" w:sz="0" w:space="0" w:color="auto"/>
        <w:right w:val="none" w:sz="0" w:space="0" w:color="auto"/>
      </w:divBdr>
    </w:div>
    <w:div w:id="360977491">
      <w:bodyDiv w:val="1"/>
      <w:marLeft w:val="0"/>
      <w:marRight w:val="0"/>
      <w:marTop w:val="0"/>
      <w:marBottom w:val="0"/>
      <w:divBdr>
        <w:top w:val="none" w:sz="0" w:space="0" w:color="auto"/>
        <w:left w:val="none" w:sz="0" w:space="0" w:color="auto"/>
        <w:bottom w:val="none" w:sz="0" w:space="0" w:color="auto"/>
        <w:right w:val="none" w:sz="0" w:space="0" w:color="auto"/>
      </w:divBdr>
    </w:div>
    <w:div w:id="421802874">
      <w:bodyDiv w:val="1"/>
      <w:marLeft w:val="0"/>
      <w:marRight w:val="0"/>
      <w:marTop w:val="0"/>
      <w:marBottom w:val="0"/>
      <w:divBdr>
        <w:top w:val="none" w:sz="0" w:space="0" w:color="auto"/>
        <w:left w:val="none" w:sz="0" w:space="0" w:color="auto"/>
        <w:bottom w:val="none" w:sz="0" w:space="0" w:color="auto"/>
        <w:right w:val="none" w:sz="0" w:space="0" w:color="auto"/>
      </w:divBdr>
    </w:div>
    <w:div w:id="440032277">
      <w:bodyDiv w:val="1"/>
      <w:marLeft w:val="0"/>
      <w:marRight w:val="0"/>
      <w:marTop w:val="0"/>
      <w:marBottom w:val="0"/>
      <w:divBdr>
        <w:top w:val="none" w:sz="0" w:space="0" w:color="auto"/>
        <w:left w:val="none" w:sz="0" w:space="0" w:color="auto"/>
        <w:bottom w:val="none" w:sz="0" w:space="0" w:color="auto"/>
        <w:right w:val="none" w:sz="0" w:space="0" w:color="auto"/>
      </w:divBdr>
    </w:div>
    <w:div w:id="489447414">
      <w:bodyDiv w:val="1"/>
      <w:marLeft w:val="0"/>
      <w:marRight w:val="0"/>
      <w:marTop w:val="0"/>
      <w:marBottom w:val="0"/>
      <w:divBdr>
        <w:top w:val="none" w:sz="0" w:space="0" w:color="auto"/>
        <w:left w:val="none" w:sz="0" w:space="0" w:color="auto"/>
        <w:bottom w:val="none" w:sz="0" w:space="0" w:color="auto"/>
        <w:right w:val="none" w:sz="0" w:space="0" w:color="auto"/>
      </w:divBdr>
    </w:div>
    <w:div w:id="547183713">
      <w:bodyDiv w:val="1"/>
      <w:marLeft w:val="0"/>
      <w:marRight w:val="0"/>
      <w:marTop w:val="0"/>
      <w:marBottom w:val="0"/>
      <w:divBdr>
        <w:top w:val="none" w:sz="0" w:space="0" w:color="auto"/>
        <w:left w:val="none" w:sz="0" w:space="0" w:color="auto"/>
        <w:bottom w:val="none" w:sz="0" w:space="0" w:color="auto"/>
        <w:right w:val="none" w:sz="0" w:space="0" w:color="auto"/>
      </w:divBdr>
    </w:div>
    <w:div w:id="570577036">
      <w:bodyDiv w:val="1"/>
      <w:marLeft w:val="0"/>
      <w:marRight w:val="0"/>
      <w:marTop w:val="0"/>
      <w:marBottom w:val="0"/>
      <w:divBdr>
        <w:top w:val="none" w:sz="0" w:space="0" w:color="auto"/>
        <w:left w:val="none" w:sz="0" w:space="0" w:color="auto"/>
        <w:bottom w:val="none" w:sz="0" w:space="0" w:color="auto"/>
        <w:right w:val="none" w:sz="0" w:space="0" w:color="auto"/>
      </w:divBdr>
    </w:div>
    <w:div w:id="606231108">
      <w:bodyDiv w:val="1"/>
      <w:marLeft w:val="0"/>
      <w:marRight w:val="0"/>
      <w:marTop w:val="0"/>
      <w:marBottom w:val="0"/>
      <w:divBdr>
        <w:top w:val="none" w:sz="0" w:space="0" w:color="auto"/>
        <w:left w:val="none" w:sz="0" w:space="0" w:color="auto"/>
        <w:bottom w:val="none" w:sz="0" w:space="0" w:color="auto"/>
        <w:right w:val="none" w:sz="0" w:space="0" w:color="auto"/>
      </w:divBdr>
    </w:div>
    <w:div w:id="617958083">
      <w:bodyDiv w:val="1"/>
      <w:marLeft w:val="0"/>
      <w:marRight w:val="0"/>
      <w:marTop w:val="0"/>
      <w:marBottom w:val="0"/>
      <w:divBdr>
        <w:top w:val="none" w:sz="0" w:space="0" w:color="auto"/>
        <w:left w:val="none" w:sz="0" w:space="0" w:color="auto"/>
        <w:bottom w:val="none" w:sz="0" w:space="0" w:color="auto"/>
        <w:right w:val="none" w:sz="0" w:space="0" w:color="auto"/>
      </w:divBdr>
    </w:div>
    <w:div w:id="618145537">
      <w:bodyDiv w:val="1"/>
      <w:marLeft w:val="0"/>
      <w:marRight w:val="0"/>
      <w:marTop w:val="0"/>
      <w:marBottom w:val="0"/>
      <w:divBdr>
        <w:top w:val="none" w:sz="0" w:space="0" w:color="auto"/>
        <w:left w:val="none" w:sz="0" w:space="0" w:color="auto"/>
        <w:bottom w:val="none" w:sz="0" w:space="0" w:color="auto"/>
        <w:right w:val="none" w:sz="0" w:space="0" w:color="auto"/>
      </w:divBdr>
    </w:div>
    <w:div w:id="647365803">
      <w:bodyDiv w:val="1"/>
      <w:marLeft w:val="0"/>
      <w:marRight w:val="0"/>
      <w:marTop w:val="0"/>
      <w:marBottom w:val="0"/>
      <w:divBdr>
        <w:top w:val="none" w:sz="0" w:space="0" w:color="auto"/>
        <w:left w:val="none" w:sz="0" w:space="0" w:color="auto"/>
        <w:bottom w:val="none" w:sz="0" w:space="0" w:color="auto"/>
        <w:right w:val="none" w:sz="0" w:space="0" w:color="auto"/>
      </w:divBdr>
    </w:div>
    <w:div w:id="648555070">
      <w:bodyDiv w:val="1"/>
      <w:marLeft w:val="0"/>
      <w:marRight w:val="0"/>
      <w:marTop w:val="0"/>
      <w:marBottom w:val="0"/>
      <w:divBdr>
        <w:top w:val="none" w:sz="0" w:space="0" w:color="auto"/>
        <w:left w:val="none" w:sz="0" w:space="0" w:color="auto"/>
        <w:bottom w:val="none" w:sz="0" w:space="0" w:color="auto"/>
        <w:right w:val="none" w:sz="0" w:space="0" w:color="auto"/>
      </w:divBdr>
    </w:div>
    <w:div w:id="661735662">
      <w:bodyDiv w:val="1"/>
      <w:marLeft w:val="0"/>
      <w:marRight w:val="0"/>
      <w:marTop w:val="0"/>
      <w:marBottom w:val="0"/>
      <w:divBdr>
        <w:top w:val="none" w:sz="0" w:space="0" w:color="auto"/>
        <w:left w:val="none" w:sz="0" w:space="0" w:color="auto"/>
        <w:bottom w:val="none" w:sz="0" w:space="0" w:color="auto"/>
        <w:right w:val="none" w:sz="0" w:space="0" w:color="auto"/>
      </w:divBdr>
    </w:div>
    <w:div w:id="691882713">
      <w:bodyDiv w:val="1"/>
      <w:marLeft w:val="0"/>
      <w:marRight w:val="0"/>
      <w:marTop w:val="0"/>
      <w:marBottom w:val="0"/>
      <w:divBdr>
        <w:top w:val="none" w:sz="0" w:space="0" w:color="auto"/>
        <w:left w:val="none" w:sz="0" w:space="0" w:color="auto"/>
        <w:bottom w:val="none" w:sz="0" w:space="0" w:color="auto"/>
        <w:right w:val="none" w:sz="0" w:space="0" w:color="auto"/>
      </w:divBdr>
    </w:div>
    <w:div w:id="705254165">
      <w:bodyDiv w:val="1"/>
      <w:marLeft w:val="0"/>
      <w:marRight w:val="0"/>
      <w:marTop w:val="0"/>
      <w:marBottom w:val="0"/>
      <w:divBdr>
        <w:top w:val="none" w:sz="0" w:space="0" w:color="auto"/>
        <w:left w:val="none" w:sz="0" w:space="0" w:color="auto"/>
        <w:bottom w:val="none" w:sz="0" w:space="0" w:color="auto"/>
        <w:right w:val="none" w:sz="0" w:space="0" w:color="auto"/>
      </w:divBdr>
    </w:div>
    <w:div w:id="711198624">
      <w:bodyDiv w:val="1"/>
      <w:marLeft w:val="0"/>
      <w:marRight w:val="0"/>
      <w:marTop w:val="0"/>
      <w:marBottom w:val="0"/>
      <w:divBdr>
        <w:top w:val="none" w:sz="0" w:space="0" w:color="auto"/>
        <w:left w:val="none" w:sz="0" w:space="0" w:color="auto"/>
        <w:bottom w:val="none" w:sz="0" w:space="0" w:color="auto"/>
        <w:right w:val="none" w:sz="0" w:space="0" w:color="auto"/>
      </w:divBdr>
    </w:div>
    <w:div w:id="805897225">
      <w:bodyDiv w:val="1"/>
      <w:marLeft w:val="0"/>
      <w:marRight w:val="0"/>
      <w:marTop w:val="0"/>
      <w:marBottom w:val="0"/>
      <w:divBdr>
        <w:top w:val="none" w:sz="0" w:space="0" w:color="auto"/>
        <w:left w:val="none" w:sz="0" w:space="0" w:color="auto"/>
        <w:bottom w:val="none" w:sz="0" w:space="0" w:color="auto"/>
        <w:right w:val="none" w:sz="0" w:space="0" w:color="auto"/>
      </w:divBdr>
    </w:div>
    <w:div w:id="824056643">
      <w:bodyDiv w:val="1"/>
      <w:marLeft w:val="0"/>
      <w:marRight w:val="0"/>
      <w:marTop w:val="0"/>
      <w:marBottom w:val="0"/>
      <w:divBdr>
        <w:top w:val="none" w:sz="0" w:space="0" w:color="auto"/>
        <w:left w:val="none" w:sz="0" w:space="0" w:color="auto"/>
        <w:bottom w:val="none" w:sz="0" w:space="0" w:color="auto"/>
        <w:right w:val="none" w:sz="0" w:space="0" w:color="auto"/>
      </w:divBdr>
    </w:div>
    <w:div w:id="828713311">
      <w:bodyDiv w:val="1"/>
      <w:marLeft w:val="0"/>
      <w:marRight w:val="0"/>
      <w:marTop w:val="0"/>
      <w:marBottom w:val="0"/>
      <w:divBdr>
        <w:top w:val="none" w:sz="0" w:space="0" w:color="auto"/>
        <w:left w:val="none" w:sz="0" w:space="0" w:color="auto"/>
        <w:bottom w:val="none" w:sz="0" w:space="0" w:color="auto"/>
        <w:right w:val="none" w:sz="0" w:space="0" w:color="auto"/>
      </w:divBdr>
    </w:div>
    <w:div w:id="860439555">
      <w:bodyDiv w:val="1"/>
      <w:marLeft w:val="0"/>
      <w:marRight w:val="0"/>
      <w:marTop w:val="0"/>
      <w:marBottom w:val="0"/>
      <w:divBdr>
        <w:top w:val="none" w:sz="0" w:space="0" w:color="auto"/>
        <w:left w:val="none" w:sz="0" w:space="0" w:color="auto"/>
        <w:bottom w:val="none" w:sz="0" w:space="0" w:color="auto"/>
        <w:right w:val="none" w:sz="0" w:space="0" w:color="auto"/>
      </w:divBdr>
    </w:div>
    <w:div w:id="915749462">
      <w:bodyDiv w:val="1"/>
      <w:marLeft w:val="0"/>
      <w:marRight w:val="0"/>
      <w:marTop w:val="0"/>
      <w:marBottom w:val="0"/>
      <w:divBdr>
        <w:top w:val="none" w:sz="0" w:space="0" w:color="auto"/>
        <w:left w:val="none" w:sz="0" w:space="0" w:color="auto"/>
        <w:bottom w:val="none" w:sz="0" w:space="0" w:color="auto"/>
        <w:right w:val="none" w:sz="0" w:space="0" w:color="auto"/>
      </w:divBdr>
    </w:div>
    <w:div w:id="938029424">
      <w:bodyDiv w:val="1"/>
      <w:marLeft w:val="0"/>
      <w:marRight w:val="0"/>
      <w:marTop w:val="0"/>
      <w:marBottom w:val="0"/>
      <w:divBdr>
        <w:top w:val="none" w:sz="0" w:space="0" w:color="auto"/>
        <w:left w:val="none" w:sz="0" w:space="0" w:color="auto"/>
        <w:bottom w:val="none" w:sz="0" w:space="0" w:color="auto"/>
        <w:right w:val="none" w:sz="0" w:space="0" w:color="auto"/>
      </w:divBdr>
    </w:div>
    <w:div w:id="954681206">
      <w:bodyDiv w:val="1"/>
      <w:marLeft w:val="0"/>
      <w:marRight w:val="0"/>
      <w:marTop w:val="0"/>
      <w:marBottom w:val="0"/>
      <w:divBdr>
        <w:top w:val="none" w:sz="0" w:space="0" w:color="auto"/>
        <w:left w:val="none" w:sz="0" w:space="0" w:color="auto"/>
        <w:bottom w:val="none" w:sz="0" w:space="0" w:color="auto"/>
        <w:right w:val="none" w:sz="0" w:space="0" w:color="auto"/>
      </w:divBdr>
    </w:div>
    <w:div w:id="969702853">
      <w:bodyDiv w:val="1"/>
      <w:marLeft w:val="0"/>
      <w:marRight w:val="0"/>
      <w:marTop w:val="0"/>
      <w:marBottom w:val="0"/>
      <w:divBdr>
        <w:top w:val="none" w:sz="0" w:space="0" w:color="auto"/>
        <w:left w:val="none" w:sz="0" w:space="0" w:color="auto"/>
        <w:bottom w:val="none" w:sz="0" w:space="0" w:color="auto"/>
        <w:right w:val="none" w:sz="0" w:space="0" w:color="auto"/>
      </w:divBdr>
    </w:div>
    <w:div w:id="974798757">
      <w:bodyDiv w:val="1"/>
      <w:marLeft w:val="0"/>
      <w:marRight w:val="0"/>
      <w:marTop w:val="0"/>
      <w:marBottom w:val="0"/>
      <w:divBdr>
        <w:top w:val="none" w:sz="0" w:space="0" w:color="auto"/>
        <w:left w:val="none" w:sz="0" w:space="0" w:color="auto"/>
        <w:bottom w:val="none" w:sz="0" w:space="0" w:color="auto"/>
        <w:right w:val="none" w:sz="0" w:space="0" w:color="auto"/>
      </w:divBdr>
    </w:div>
    <w:div w:id="1023673203">
      <w:bodyDiv w:val="1"/>
      <w:marLeft w:val="0"/>
      <w:marRight w:val="0"/>
      <w:marTop w:val="0"/>
      <w:marBottom w:val="0"/>
      <w:divBdr>
        <w:top w:val="none" w:sz="0" w:space="0" w:color="auto"/>
        <w:left w:val="none" w:sz="0" w:space="0" w:color="auto"/>
        <w:bottom w:val="none" w:sz="0" w:space="0" w:color="auto"/>
        <w:right w:val="none" w:sz="0" w:space="0" w:color="auto"/>
      </w:divBdr>
    </w:div>
    <w:div w:id="1028263757">
      <w:bodyDiv w:val="1"/>
      <w:marLeft w:val="0"/>
      <w:marRight w:val="0"/>
      <w:marTop w:val="0"/>
      <w:marBottom w:val="0"/>
      <w:divBdr>
        <w:top w:val="none" w:sz="0" w:space="0" w:color="auto"/>
        <w:left w:val="none" w:sz="0" w:space="0" w:color="auto"/>
        <w:bottom w:val="none" w:sz="0" w:space="0" w:color="auto"/>
        <w:right w:val="none" w:sz="0" w:space="0" w:color="auto"/>
      </w:divBdr>
    </w:div>
    <w:div w:id="1068573114">
      <w:bodyDiv w:val="1"/>
      <w:marLeft w:val="0"/>
      <w:marRight w:val="0"/>
      <w:marTop w:val="0"/>
      <w:marBottom w:val="0"/>
      <w:divBdr>
        <w:top w:val="none" w:sz="0" w:space="0" w:color="auto"/>
        <w:left w:val="none" w:sz="0" w:space="0" w:color="auto"/>
        <w:bottom w:val="none" w:sz="0" w:space="0" w:color="auto"/>
        <w:right w:val="none" w:sz="0" w:space="0" w:color="auto"/>
      </w:divBdr>
    </w:div>
    <w:div w:id="1103451605">
      <w:bodyDiv w:val="1"/>
      <w:marLeft w:val="0"/>
      <w:marRight w:val="0"/>
      <w:marTop w:val="0"/>
      <w:marBottom w:val="0"/>
      <w:divBdr>
        <w:top w:val="none" w:sz="0" w:space="0" w:color="auto"/>
        <w:left w:val="none" w:sz="0" w:space="0" w:color="auto"/>
        <w:bottom w:val="none" w:sz="0" w:space="0" w:color="auto"/>
        <w:right w:val="none" w:sz="0" w:space="0" w:color="auto"/>
      </w:divBdr>
    </w:div>
    <w:div w:id="1107239752">
      <w:bodyDiv w:val="1"/>
      <w:marLeft w:val="0"/>
      <w:marRight w:val="0"/>
      <w:marTop w:val="0"/>
      <w:marBottom w:val="0"/>
      <w:divBdr>
        <w:top w:val="none" w:sz="0" w:space="0" w:color="auto"/>
        <w:left w:val="none" w:sz="0" w:space="0" w:color="auto"/>
        <w:bottom w:val="none" w:sz="0" w:space="0" w:color="auto"/>
        <w:right w:val="none" w:sz="0" w:space="0" w:color="auto"/>
      </w:divBdr>
    </w:div>
    <w:div w:id="1135686229">
      <w:bodyDiv w:val="1"/>
      <w:marLeft w:val="0"/>
      <w:marRight w:val="0"/>
      <w:marTop w:val="0"/>
      <w:marBottom w:val="0"/>
      <w:divBdr>
        <w:top w:val="none" w:sz="0" w:space="0" w:color="auto"/>
        <w:left w:val="none" w:sz="0" w:space="0" w:color="auto"/>
        <w:bottom w:val="none" w:sz="0" w:space="0" w:color="auto"/>
        <w:right w:val="none" w:sz="0" w:space="0" w:color="auto"/>
      </w:divBdr>
    </w:div>
    <w:div w:id="1204446923">
      <w:bodyDiv w:val="1"/>
      <w:marLeft w:val="0"/>
      <w:marRight w:val="0"/>
      <w:marTop w:val="0"/>
      <w:marBottom w:val="0"/>
      <w:divBdr>
        <w:top w:val="none" w:sz="0" w:space="0" w:color="auto"/>
        <w:left w:val="none" w:sz="0" w:space="0" w:color="auto"/>
        <w:bottom w:val="none" w:sz="0" w:space="0" w:color="auto"/>
        <w:right w:val="none" w:sz="0" w:space="0" w:color="auto"/>
      </w:divBdr>
    </w:div>
    <w:div w:id="1255238542">
      <w:bodyDiv w:val="1"/>
      <w:marLeft w:val="0"/>
      <w:marRight w:val="0"/>
      <w:marTop w:val="0"/>
      <w:marBottom w:val="0"/>
      <w:divBdr>
        <w:top w:val="none" w:sz="0" w:space="0" w:color="auto"/>
        <w:left w:val="none" w:sz="0" w:space="0" w:color="auto"/>
        <w:bottom w:val="none" w:sz="0" w:space="0" w:color="auto"/>
        <w:right w:val="none" w:sz="0" w:space="0" w:color="auto"/>
      </w:divBdr>
    </w:div>
    <w:div w:id="1261523328">
      <w:bodyDiv w:val="1"/>
      <w:marLeft w:val="0"/>
      <w:marRight w:val="0"/>
      <w:marTop w:val="0"/>
      <w:marBottom w:val="0"/>
      <w:divBdr>
        <w:top w:val="none" w:sz="0" w:space="0" w:color="auto"/>
        <w:left w:val="none" w:sz="0" w:space="0" w:color="auto"/>
        <w:bottom w:val="none" w:sz="0" w:space="0" w:color="auto"/>
        <w:right w:val="none" w:sz="0" w:space="0" w:color="auto"/>
      </w:divBdr>
    </w:div>
    <w:div w:id="1265111392">
      <w:bodyDiv w:val="1"/>
      <w:marLeft w:val="0"/>
      <w:marRight w:val="0"/>
      <w:marTop w:val="0"/>
      <w:marBottom w:val="0"/>
      <w:divBdr>
        <w:top w:val="none" w:sz="0" w:space="0" w:color="auto"/>
        <w:left w:val="none" w:sz="0" w:space="0" w:color="auto"/>
        <w:bottom w:val="none" w:sz="0" w:space="0" w:color="auto"/>
        <w:right w:val="none" w:sz="0" w:space="0" w:color="auto"/>
      </w:divBdr>
    </w:div>
    <w:div w:id="1286499088">
      <w:bodyDiv w:val="1"/>
      <w:marLeft w:val="0"/>
      <w:marRight w:val="0"/>
      <w:marTop w:val="0"/>
      <w:marBottom w:val="0"/>
      <w:divBdr>
        <w:top w:val="none" w:sz="0" w:space="0" w:color="auto"/>
        <w:left w:val="none" w:sz="0" w:space="0" w:color="auto"/>
        <w:bottom w:val="none" w:sz="0" w:space="0" w:color="auto"/>
        <w:right w:val="none" w:sz="0" w:space="0" w:color="auto"/>
      </w:divBdr>
    </w:div>
    <w:div w:id="1294404021">
      <w:bodyDiv w:val="1"/>
      <w:marLeft w:val="0"/>
      <w:marRight w:val="0"/>
      <w:marTop w:val="0"/>
      <w:marBottom w:val="0"/>
      <w:divBdr>
        <w:top w:val="none" w:sz="0" w:space="0" w:color="auto"/>
        <w:left w:val="none" w:sz="0" w:space="0" w:color="auto"/>
        <w:bottom w:val="none" w:sz="0" w:space="0" w:color="auto"/>
        <w:right w:val="none" w:sz="0" w:space="0" w:color="auto"/>
      </w:divBdr>
    </w:div>
    <w:div w:id="1299602433">
      <w:bodyDiv w:val="1"/>
      <w:marLeft w:val="0"/>
      <w:marRight w:val="0"/>
      <w:marTop w:val="0"/>
      <w:marBottom w:val="0"/>
      <w:divBdr>
        <w:top w:val="none" w:sz="0" w:space="0" w:color="auto"/>
        <w:left w:val="none" w:sz="0" w:space="0" w:color="auto"/>
        <w:bottom w:val="none" w:sz="0" w:space="0" w:color="auto"/>
        <w:right w:val="none" w:sz="0" w:space="0" w:color="auto"/>
      </w:divBdr>
    </w:div>
    <w:div w:id="1302081806">
      <w:bodyDiv w:val="1"/>
      <w:marLeft w:val="0"/>
      <w:marRight w:val="0"/>
      <w:marTop w:val="0"/>
      <w:marBottom w:val="0"/>
      <w:divBdr>
        <w:top w:val="none" w:sz="0" w:space="0" w:color="auto"/>
        <w:left w:val="none" w:sz="0" w:space="0" w:color="auto"/>
        <w:bottom w:val="none" w:sz="0" w:space="0" w:color="auto"/>
        <w:right w:val="none" w:sz="0" w:space="0" w:color="auto"/>
      </w:divBdr>
    </w:div>
    <w:div w:id="1317607366">
      <w:bodyDiv w:val="1"/>
      <w:marLeft w:val="0"/>
      <w:marRight w:val="0"/>
      <w:marTop w:val="0"/>
      <w:marBottom w:val="0"/>
      <w:divBdr>
        <w:top w:val="none" w:sz="0" w:space="0" w:color="auto"/>
        <w:left w:val="none" w:sz="0" w:space="0" w:color="auto"/>
        <w:bottom w:val="none" w:sz="0" w:space="0" w:color="auto"/>
        <w:right w:val="none" w:sz="0" w:space="0" w:color="auto"/>
      </w:divBdr>
    </w:div>
    <w:div w:id="1362782293">
      <w:bodyDiv w:val="1"/>
      <w:marLeft w:val="0"/>
      <w:marRight w:val="0"/>
      <w:marTop w:val="0"/>
      <w:marBottom w:val="0"/>
      <w:divBdr>
        <w:top w:val="none" w:sz="0" w:space="0" w:color="auto"/>
        <w:left w:val="none" w:sz="0" w:space="0" w:color="auto"/>
        <w:bottom w:val="none" w:sz="0" w:space="0" w:color="auto"/>
        <w:right w:val="none" w:sz="0" w:space="0" w:color="auto"/>
      </w:divBdr>
    </w:div>
    <w:div w:id="1402369756">
      <w:bodyDiv w:val="1"/>
      <w:marLeft w:val="0"/>
      <w:marRight w:val="0"/>
      <w:marTop w:val="0"/>
      <w:marBottom w:val="0"/>
      <w:divBdr>
        <w:top w:val="none" w:sz="0" w:space="0" w:color="auto"/>
        <w:left w:val="none" w:sz="0" w:space="0" w:color="auto"/>
        <w:bottom w:val="none" w:sz="0" w:space="0" w:color="auto"/>
        <w:right w:val="none" w:sz="0" w:space="0" w:color="auto"/>
      </w:divBdr>
    </w:div>
    <w:div w:id="1404647866">
      <w:bodyDiv w:val="1"/>
      <w:marLeft w:val="0"/>
      <w:marRight w:val="0"/>
      <w:marTop w:val="0"/>
      <w:marBottom w:val="0"/>
      <w:divBdr>
        <w:top w:val="none" w:sz="0" w:space="0" w:color="auto"/>
        <w:left w:val="none" w:sz="0" w:space="0" w:color="auto"/>
        <w:bottom w:val="none" w:sz="0" w:space="0" w:color="auto"/>
        <w:right w:val="none" w:sz="0" w:space="0" w:color="auto"/>
      </w:divBdr>
    </w:div>
    <w:div w:id="1416320551">
      <w:bodyDiv w:val="1"/>
      <w:marLeft w:val="0"/>
      <w:marRight w:val="0"/>
      <w:marTop w:val="0"/>
      <w:marBottom w:val="0"/>
      <w:divBdr>
        <w:top w:val="none" w:sz="0" w:space="0" w:color="auto"/>
        <w:left w:val="none" w:sz="0" w:space="0" w:color="auto"/>
        <w:bottom w:val="none" w:sz="0" w:space="0" w:color="auto"/>
        <w:right w:val="none" w:sz="0" w:space="0" w:color="auto"/>
      </w:divBdr>
    </w:div>
    <w:div w:id="1433891909">
      <w:bodyDiv w:val="1"/>
      <w:marLeft w:val="0"/>
      <w:marRight w:val="0"/>
      <w:marTop w:val="0"/>
      <w:marBottom w:val="0"/>
      <w:divBdr>
        <w:top w:val="none" w:sz="0" w:space="0" w:color="auto"/>
        <w:left w:val="none" w:sz="0" w:space="0" w:color="auto"/>
        <w:bottom w:val="none" w:sz="0" w:space="0" w:color="auto"/>
        <w:right w:val="none" w:sz="0" w:space="0" w:color="auto"/>
      </w:divBdr>
    </w:div>
    <w:div w:id="1442795363">
      <w:bodyDiv w:val="1"/>
      <w:marLeft w:val="0"/>
      <w:marRight w:val="0"/>
      <w:marTop w:val="0"/>
      <w:marBottom w:val="0"/>
      <w:divBdr>
        <w:top w:val="none" w:sz="0" w:space="0" w:color="auto"/>
        <w:left w:val="none" w:sz="0" w:space="0" w:color="auto"/>
        <w:bottom w:val="none" w:sz="0" w:space="0" w:color="auto"/>
        <w:right w:val="none" w:sz="0" w:space="0" w:color="auto"/>
      </w:divBdr>
    </w:div>
    <w:div w:id="1465661151">
      <w:bodyDiv w:val="1"/>
      <w:marLeft w:val="0"/>
      <w:marRight w:val="0"/>
      <w:marTop w:val="0"/>
      <w:marBottom w:val="0"/>
      <w:divBdr>
        <w:top w:val="none" w:sz="0" w:space="0" w:color="auto"/>
        <w:left w:val="none" w:sz="0" w:space="0" w:color="auto"/>
        <w:bottom w:val="none" w:sz="0" w:space="0" w:color="auto"/>
        <w:right w:val="none" w:sz="0" w:space="0" w:color="auto"/>
      </w:divBdr>
    </w:div>
    <w:div w:id="1468663790">
      <w:bodyDiv w:val="1"/>
      <w:marLeft w:val="0"/>
      <w:marRight w:val="0"/>
      <w:marTop w:val="0"/>
      <w:marBottom w:val="0"/>
      <w:divBdr>
        <w:top w:val="none" w:sz="0" w:space="0" w:color="auto"/>
        <w:left w:val="none" w:sz="0" w:space="0" w:color="auto"/>
        <w:bottom w:val="none" w:sz="0" w:space="0" w:color="auto"/>
        <w:right w:val="none" w:sz="0" w:space="0" w:color="auto"/>
      </w:divBdr>
    </w:div>
    <w:div w:id="1474255478">
      <w:bodyDiv w:val="1"/>
      <w:marLeft w:val="0"/>
      <w:marRight w:val="0"/>
      <w:marTop w:val="0"/>
      <w:marBottom w:val="0"/>
      <w:divBdr>
        <w:top w:val="none" w:sz="0" w:space="0" w:color="auto"/>
        <w:left w:val="none" w:sz="0" w:space="0" w:color="auto"/>
        <w:bottom w:val="none" w:sz="0" w:space="0" w:color="auto"/>
        <w:right w:val="none" w:sz="0" w:space="0" w:color="auto"/>
      </w:divBdr>
    </w:div>
    <w:div w:id="1528759325">
      <w:bodyDiv w:val="1"/>
      <w:marLeft w:val="0"/>
      <w:marRight w:val="0"/>
      <w:marTop w:val="0"/>
      <w:marBottom w:val="0"/>
      <w:divBdr>
        <w:top w:val="none" w:sz="0" w:space="0" w:color="auto"/>
        <w:left w:val="none" w:sz="0" w:space="0" w:color="auto"/>
        <w:bottom w:val="none" w:sz="0" w:space="0" w:color="auto"/>
        <w:right w:val="none" w:sz="0" w:space="0" w:color="auto"/>
      </w:divBdr>
    </w:div>
    <w:div w:id="1566528623">
      <w:bodyDiv w:val="1"/>
      <w:marLeft w:val="0"/>
      <w:marRight w:val="0"/>
      <w:marTop w:val="0"/>
      <w:marBottom w:val="0"/>
      <w:divBdr>
        <w:top w:val="none" w:sz="0" w:space="0" w:color="auto"/>
        <w:left w:val="none" w:sz="0" w:space="0" w:color="auto"/>
        <w:bottom w:val="none" w:sz="0" w:space="0" w:color="auto"/>
        <w:right w:val="none" w:sz="0" w:space="0" w:color="auto"/>
      </w:divBdr>
    </w:div>
    <w:div w:id="1679235015">
      <w:bodyDiv w:val="1"/>
      <w:marLeft w:val="0"/>
      <w:marRight w:val="0"/>
      <w:marTop w:val="0"/>
      <w:marBottom w:val="0"/>
      <w:divBdr>
        <w:top w:val="none" w:sz="0" w:space="0" w:color="auto"/>
        <w:left w:val="none" w:sz="0" w:space="0" w:color="auto"/>
        <w:bottom w:val="none" w:sz="0" w:space="0" w:color="auto"/>
        <w:right w:val="none" w:sz="0" w:space="0" w:color="auto"/>
      </w:divBdr>
    </w:div>
    <w:div w:id="1710378489">
      <w:bodyDiv w:val="1"/>
      <w:marLeft w:val="0"/>
      <w:marRight w:val="0"/>
      <w:marTop w:val="0"/>
      <w:marBottom w:val="0"/>
      <w:divBdr>
        <w:top w:val="none" w:sz="0" w:space="0" w:color="auto"/>
        <w:left w:val="none" w:sz="0" w:space="0" w:color="auto"/>
        <w:bottom w:val="none" w:sz="0" w:space="0" w:color="auto"/>
        <w:right w:val="none" w:sz="0" w:space="0" w:color="auto"/>
      </w:divBdr>
    </w:div>
    <w:div w:id="1726248046">
      <w:bodyDiv w:val="1"/>
      <w:marLeft w:val="0"/>
      <w:marRight w:val="0"/>
      <w:marTop w:val="0"/>
      <w:marBottom w:val="0"/>
      <w:divBdr>
        <w:top w:val="none" w:sz="0" w:space="0" w:color="auto"/>
        <w:left w:val="none" w:sz="0" w:space="0" w:color="auto"/>
        <w:bottom w:val="none" w:sz="0" w:space="0" w:color="auto"/>
        <w:right w:val="none" w:sz="0" w:space="0" w:color="auto"/>
      </w:divBdr>
    </w:div>
    <w:div w:id="1736322103">
      <w:bodyDiv w:val="1"/>
      <w:marLeft w:val="0"/>
      <w:marRight w:val="0"/>
      <w:marTop w:val="0"/>
      <w:marBottom w:val="0"/>
      <w:divBdr>
        <w:top w:val="none" w:sz="0" w:space="0" w:color="auto"/>
        <w:left w:val="none" w:sz="0" w:space="0" w:color="auto"/>
        <w:bottom w:val="none" w:sz="0" w:space="0" w:color="auto"/>
        <w:right w:val="none" w:sz="0" w:space="0" w:color="auto"/>
      </w:divBdr>
    </w:div>
    <w:div w:id="1743527808">
      <w:bodyDiv w:val="1"/>
      <w:marLeft w:val="0"/>
      <w:marRight w:val="0"/>
      <w:marTop w:val="0"/>
      <w:marBottom w:val="0"/>
      <w:divBdr>
        <w:top w:val="none" w:sz="0" w:space="0" w:color="auto"/>
        <w:left w:val="none" w:sz="0" w:space="0" w:color="auto"/>
        <w:bottom w:val="none" w:sz="0" w:space="0" w:color="auto"/>
        <w:right w:val="none" w:sz="0" w:space="0" w:color="auto"/>
      </w:divBdr>
    </w:div>
    <w:div w:id="1762752379">
      <w:bodyDiv w:val="1"/>
      <w:marLeft w:val="0"/>
      <w:marRight w:val="0"/>
      <w:marTop w:val="0"/>
      <w:marBottom w:val="0"/>
      <w:divBdr>
        <w:top w:val="none" w:sz="0" w:space="0" w:color="auto"/>
        <w:left w:val="none" w:sz="0" w:space="0" w:color="auto"/>
        <w:bottom w:val="none" w:sz="0" w:space="0" w:color="auto"/>
        <w:right w:val="none" w:sz="0" w:space="0" w:color="auto"/>
      </w:divBdr>
    </w:div>
    <w:div w:id="1767581826">
      <w:bodyDiv w:val="1"/>
      <w:marLeft w:val="0"/>
      <w:marRight w:val="0"/>
      <w:marTop w:val="0"/>
      <w:marBottom w:val="0"/>
      <w:divBdr>
        <w:top w:val="none" w:sz="0" w:space="0" w:color="auto"/>
        <w:left w:val="none" w:sz="0" w:space="0" w:color="auto"/>
        <w:bottom w:val="none" w:sz="0" w:space="0" w:color="auto"/>
        <w:right w:val="none" w:sz="0" w:space="0" w:color="auto"/>
      </w:divBdr>
    </w:div>
    <w:div w:id="1775053986">
      <w:bodyDiv w:val="1"/>
      <w:marLeft w:val="0"/>
      <w:marRight w:val="0"/>
      <w:marTop w:val="0"/>
      <w:marBottom w:val="0"/>
      <w:divBdr>
        <w:top w:val="none" w:sz="0" w:space="0" w:color="auto"/>
        <w:left w:val="none" w:sz="0" w:space="0" w:color="auto"/>
        <w:bottom w:val="none" w:sz="0" w:space="0" w:color="auto"/>
        <w:right w:val="none" w:sz="0" w:space="0" w:color="auto"/>
      </w:divBdr>
    </w:div>
    <w:div w:id="1779135400">
      <w:bodyDiv w:val="1"/>
      <w:marLeft w:val="0"/>
      <w:marRight w:val="0"/>
      <w:marTop w:val="0"/>
      <w:marBottom w:val="0"/>
      <w:divBdr>
        <w:top w:val="none" w:sz="0" w:space="0" w:color="auto"/>
        <w:left w:val="none" w:sz="0" w:space="0" w:color="auto"/>
        <w:bottom w:val="none" w:sz="0" w:space="0" w:color="auto"/>
        <w:right w:val="none" w:sz="0" w:space="0" w:color="auto"/>
      </w:divBdr>
    </w:div>
    <w:div w:id="1790275025">
      <w:bodyDiv w:val="1"/>
      <w:marLeft w:val="0"/>
      <w:marRight w:val="0"/>
      <w:marTop w:val="0"/>
      <w:marBottom w:val="0"/>
      <w:divBdr>
        <w:top w:val="none" w:sz="0" w:space="0" w:color="auto"/>
        <w:left w:val="none" w:sz="0" w:space="0" w:color="auto"/>
        <w:bottom w:val="none" w:sz="0" w:space="0" w:color="auto"/>
        <w:right w:val="none" w:sz="0" w:space="0" w:color="auto"/>
      </w:divBdr>
    </w:div>
    <w:div w:id="1801342372">
      <w:bodyDiv w:val="1"/>
      <w:marLeft w:val="0"/>
      <w:marRight w:val="0"/>
      <w:marTop w:val="0"/>
      <w:marBottom w:val="0"/>
      <w:divBdr>
        <w:top w:val="none" w:sz="0" w:space="0" w:color="auto"/>
        <w:left w:val="none" w:sz="0" w:space="0" w:color="auto"/>
        <w:bottom w:val="none" w:sz="0" w:space="0" w:color="auto"/>
        <w:right w:val="none" w:sz="0" w:space="0" w:color="auto"/>
      </w:divBdr>
    </w:div>
    <w:div w:id="1806779109">
      <w:bodyDiv w:val="1"/>
      <w:marLeft w:val="0"/>
      <w:marRight w:val="0"/>
      <w:marTop w:val="0"/>
      <w:marBottom w:val="0"/>
      <w:divBdr>
        <w:top w:val="none" w:sz="0" w:space="0" w:color="auto"/>
        <w:left w:val="none" w:sz="0" w:space="0" w:color="auto"/>
        <w:bottom w:val="none" w:sz="0" w:space="0" w:color="auto"/>
        <w:right w:val="none" w:sz="0" w:space="0" w:color="auto"/>
      </w:divBdr>
    </w:div>
    <w:div w:id="1807698527">
      <w:bodyDiv w:val="1"/>
      <w:marLeft w:val="0"/>
      <w:marRight w:val="0"/>
      <w:marTop w:val="0"/>
      <w:marBottom w:val="0"/>
      <w:divBdr>
        <w:top w:val="none" w:sz="0" w:space="0" w:color="auto"/>
        <w:left w:val="none" w:sz="0" w:space="0" w:color="auto"/>
        <w:bottom w:val="none" w:sz="0" w:space="0" w:color="auto"/>
        <w:right w:val="none" w:sz="0" w:space="0" w:color="auto"/>
      </w:divBdr>
    </w:div>
    <w:div w:id="1845052127">
      <w:bodyDiv w:val="1"/>
      <w:marLeft w:val="0"/>
      <w:marRight w:val="0"/>
      <w:marTop w:val="0"/>
      <w:marBottom w:val="0"/>
      <w:divBdr>
        <w:top w:val="none" w:sz="0" w:space="0" w:color="auto"/>
        <w:left w:val="none" w:sz="0" w:space="0" w:color="auto"/>
        <w:bottom w:val="none" w:sz="0" w:space="0" w:color="auto"/>
        <w:right w:val="none" w:sz="0" w:space="0" w:color="auto"/>
      </w:divBdr>
    </w:div>
    <w:div w:id="1851791965">
      <w:bodyDiv w:val="1"/>
      <w:marLeft w:val="0"/>
      <w:marRight w:val="0"/>
      <w:marTop w:val="0"/>
      <w:marBottom w:val="0"/>
      <w:divBdr>
        <w:top w:val="none" w:sz="0" w:space="0" w:color="auto"/>
        <w:left w:val="none" w:sz="0" w:space="0" w:color="auto"/>
        <w:bottom w:val="none" w:sz="0" w:space="0" w:color="auto"/>
        <w:right w:val="none" w:sz="0" w:space="0" w:color="auto"/>
      </w:divBdr>
    </w:div>
    <w:div w:id="1854759853">
      <w:bodyDiv w:val="1"/>
      <w:marLeft w:val="0"/>
      <w:marRight w:val="0"/>
      <w:marTop w:val="0"/>
      <w:marBottom w:val="0"/>
      <w:divBdr>
        <w:top w:val="none" w:sz="0" w:space="0" w:color="auto"/>
        <w:left w:val="none" w:sz="0" w:space="0" w:color="auto"/>
        <w:bottom w:val="none" w:sz="0" w:space="0" w:color="auto"/>
        <w:right w:val="none" w:sz="0" w:space="0" w:color="auto"/>
      </w:divBdr>
    </w:div>
    <w:div w:id="1871406719">
      <w:bodyDiv w:val="1"/>
      <w:marLeft w:val="0"/>
      <w:marRight w:val="0"/>
      <w:marTop w:val="0"/>
      <w:marBottom w:val="0"/>
      <w:divBdr>
        <w:top w:val="none" w:sz="0" w:space="0" w:color="auto"/>
        <w:left w:val="none" w:sz="0" w:space="0" w:color="auto"/>
        <w:bottom w:val="none" w:sz="0" w:space="0" w:color="auto"/>
        <w:right w:val="none" w:sz="0" w:space="0" w:color="auto"/>
      </w:divBdr>
    </w:div>
    <w:div w:id="1925217499">
      <w:bodyDiv w:val="1"/>
      <w:marLeft w:val="0"/>
      <w:marRight w:val="0"/>
      <w:marTop w:val="0"/>
      <w:marBottom w:val="0"/>
      <w:divBdr>
        <w:top w:val="none" w:sz="0" w:space="0" w:color="auto"/>
        <w:left w:val="none" w:sz="0" w:space="0" w:color="auto"/>
        <w:bottom w:val="none" w:sz="0" w:space="0" w:color="auto"/>
        <w:right w:val="none" w:sz="0" w:space="0" w:color="auto"/>
      </w:divBdr>
    </w:div>
    <w:div w:id="1927683993">
      <w:bodyDiv w:val="1"/>
      <w:marLeft w:val="0"/>
      <w:marRight w:val="0"/>
      <w:marTop w:val="0"/>
      <w:marBottom w:val="0"/>
      <w:divBdr>
        <w:top w:val="none" w:sz="0" w:space="0" w:color="auto"/>
        <w:left w:val="none" w:sz="0" w:space="0" w:color="auto"/>
        <w:bottom w:val="none" w:sz="0" w:space="0" w:color="auto"/>
        <w:right w:val="none" w:sz="0" w:space="0" w:color="auto"/>
      </w:divBdr>
    </w:div>
    <w:div w:id="1928689482">
      <w:bodyDiv w:val="1"/>
      <w:marLeft w:val="0"/>
      <w:marRight w:val="0"/>
      <w:marTop w:val="0"/>
      <w:marBottom w:val="0"/>
      <w:divBdr>
        <w:top w:val="none" w:sz="0" w:space="0" w:color="auto"/>
        <w:left w:val="none" w:sz="0" w:space="0" w:color="auto"/>
        <w:bottom w:val="none" w:sz="0" w:space="0" w:color="auto"/>
        <w:right w:val="none" w:sz="0" w:space="0" w:color="auto"/>
      </w:divBdr>
    </w:div>
    <w:div w:id="1988970224">
      <w:bodyDiv w:val="1"/>
      <w:marLeft w:val="0"/>
      <w:marRight w:val="0"/>
      <w:marTop w:val="0"/>
      <w:marBottom w:val="0"/>
      <w:divBdr>
        <w:top w:val="none" w:sz="0" w:space="0" w:color="auto"/>
        <w:left w:val="none" w:sz="0" w:space="0" w:color="auto"/>
        <w:bottom w:val="none" w:sz="0" w:space="0" w:color="auto"/>
        <w:right w:val="none" w:sz="0" w:space="0" w:color="auto"/>
      </w:divBdr>
    </w:div>
    <w:div w:id="2017347008">
      <w:bodyDiv w:val="1"/>
      <w:marLeft w:val="0"/>
      <w:marRight w:val="0"/>
      <w:marTop w:val="0"/>
      <w:marBottom w:val="0"/>
      <w:divBdr>
        <w:top w:val="none" w:sz="0" w:space="0" w:color="auto"/>
        <w:left w:val="none" w:sz="0" w:space="0" w:color="auto"/>
        <w:bottom w:val="none" w:sz="0" w:space="0" w:color="auto"/>
        <w:right w:val="none" w:sz="0" w:space="0" w:color="auto"/>
      </w:divBdr>
    </w:div>
    <w:div w:id="2020964865">
      <w:bodyDiv w:val="1"/>
      <w:marLeft w:val="0"/>
      <w:marRight w:val="0"/>
      <w:marTop w:val="0"/>
      <w:marBottom w:val="0"/>
      <w:divBdr>
        <w:top w:val="none" w:sz="0" w:space="0" w:color="auto"/>
        <w:left w:val="none" w:sz="0" w:space="0" w:color="auto"/>
        <w:bottom w:val="none" w:sz="0" w:space="0" w:color="auto"/>
        <w:right w:val="none" w:sz="0" w:space="0" w:color="auto"/>
      </w:divBdr>
    </w:div>
    <w:div w:id="2079933394">
      <w:bodyDiv w:val="1"/>
      <w:marLeft w:val="0"/>
      <w:marRight w:val="0"/>
      <w:marTop w:val="0"/>
      <w:marBottom w:val="0"/>
      <w:divBdr>
        <w:top w:val="none" w:sz="0" w:space="0" w:color="auto"/>
        <w:left w:val="none" w:sz="0" w:space="0" w:color="auto"/>
        <w:bottom w:val="none" w:sz="0" w:space="0" w:color="auto"/>
        <w:right w:val="none" w:sz="0" w:space="0" w:color="auto"/>
      </w:divBdr>
    </w:div>
    <w:div w:id="2095932919">
      <w:bodyDiv w:val="1"/>
      <w:marLeft w:val="0"/>
      <w:marRight w:val="0"/>
      <w:marTop w:val="0"/>
      <w:marBottom w:val="0"/>
      <w:divBdr>
        <w:top w:val="none" w:sz="0" w:space="0" w:color="auto"/>
        <w:left w:val="none" w:sz="0" w:space="0" w:color="auto"/>
        <w:bottom w:val="none" w:sz="0" w:space="0" w:color="auto"/>
        <w:right w:val="none" w:sz="0" w:space="0" w:color="auto"/>
      </w:divBdr>
    </w:div>
    <w:div w:id="2127920619">
      <w:bodyDiv w:val="1"/>
      <w:marLeft w:val="0"/>
      <w:marRight w:val="0"/>
      <w:marTop w:val="0"/>
      <w:marBottom w:val="0"/>
      <w:divBdr>
        <w:top w:val="none" w:sz="0" w:space="0" w:color="auto"/>
        <w:left w:val="none" w:sz="0" w:space="0" w:color="auto"/>
        <w:bottom w:val="none" w:sz="0" w:space="0" w:color="auto"/>
        <w:right w:val="none" w:sz="0" w:space="0" w:color="auto"/>
      </w:divBdr>
    </w:div>
    <w:div w:id="2129732873">
      <w:bodyDiv w:val="1"/>
      <w:marLeft w:val="0"/>
      <w:marRight w:val="0"/>
      <w:marTop w:val="0"/>
      <w:marBottom w:val="0"/>
      <w:divBdr>
        <w:top w:val="none" w:sz="0" w:space="0" w:color="auto"/>
        <w:left w:val="none" w:sz="0" w:space="0" w:color="auto"/>
        <w:bottom w:val="none" w:sz="0" w:space="0" w:color="auto"/>
        <w:right w:val="none" w:sz="0" w:space="0" w:color="auto"/>
      </w:divBdr>
    </w:div>
    <w:div w:id="213525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Env26</b:Tag>
    <b:SourceType>InternetSite</b:SourceType>
    <b:Guid>{EDD7B1F5-1147-44F3-9628-8BE2ECEB7AAE}</b:Guid>
    <b:Title>Environmental Protection Agency</b:Title>
    <b:Year>2026</b:Year>
    <b:Author>
      <b:Author>
        <b:Corporate>EPA</b:Corporate>
      </b:Author>
    </b:Author>
    <b:InternetSiteTitle>Greenhouse Gas Emissions</b:InternetSiteTitle>
    <b:Month>January</b:Month>
    <b:Day>23</b:Day>
    <b:URL>https://www.epa.gov/ghgemissions/carbon-dioxide-emissions</b:URL>
    <b:RefOrder>2</b:RefOrder>
  </b:Source>
  <b:Source>
    <b:Tag>Env</b:Tag>
    <b:SourceType>ElectronicSource</b:SourceType>
    <b:Guid>{8FB7266B-F786-47E8-B0DC-5EBFBCFA7300}</b:Guid>
    <b:Author>
      <b:Author>
        <b:Corporate>Environmental Protection Agency (EPA)</b:Corporate>
      </b:Author>
    </b:Author>
    <b:Title>The Carbon Cycle</b:Title>
    <b:CountryRegion>United States</b:CountryRegion>
    <b:Year>2012</b:Year>
    <b:Month>September</b:Month>
    <b:Day>14</b:Day>
    <b:RefOrder>3</b:RefOrder>
  </b:Source>
  <b:Source>
    <b:Tag>Dow11</b:Tag>
    <b:SourceType>DocumentFromInternetSite</b:SourceType>
    <b:Guid>{6A8F3110-66EC-4FC7-B21D-2985AC613042}</b:Guid>
    <b:Title>Evaluation of Australian companies’ scope 3 greenhouse gas</b:Title>
    <b:Year>2011</b:Year>
    <b:Month>September</b:Month>
    <b:Day>24</b:Day>
    <b:Author>
      <b:Author>
        <b:NameList>
          <b:Person>
            <b:Last>John Downie</b:Last>
            <b:First>Wendy</b:First>
            <b:Middle>Stubbs</b:Middle>
          </b:Person>
        </b:NameList>
      </b:Author>
    </b:Author>
    <b:InternetSiteTitle>ELSEVIER</b:InternetSiteTitle>
    <b:URL>https://www.sciencedirect.com/science/article/abs/pii/S0959652611003416</b:URL>
    <b:RefOrder>4</b:RefOrder>
  </b:Source>
  <b:Source>
    <b:Tag>Hab24</b:Tag>
    <b:SourceType>DocumentFromInternetSite</b:SourceType>
    <b:Guid>{7A64FE6C-F45C-4895-989D-C2F3BB58320C}</b:Guid>
    <b:Author>
      <b:Author>
        <b:NameList>
          <b:Person>
            <b:Last>Habeeb Fadya A.</b:Last>
            <b:First>Abdulfattah</b:First>
            <b:Middle>Habeeb Mustafa, Layth Khaleel Yahya and N. Ameen Fatimah</b:Middle>
          </b:Person>
        </b:NameList>
      </b:Author>
    </b:Author>
    <b:Title>Global Analysis and Prediction of CO2 and Greenhouse Gas Emissions across Continents </b:Title>
    <b:InternetSiteTitle>ARTICLEINFO</b:InternetSiteTitle>
    <b:Year>2024</b:Year>
    <b:Month>November</b:Month>
    <b:Day>25</b:Day>
    <b:URL>https://www.bing.com/ck/a?!&amp;&amp;p=3a2c4c3c80f3c636645997da40ee3de7babee04b043e6f7224ecd54831762cc0JmltdHM9MTc5MDg5OTIwMA&amp;ptn=3&amp;ver=2&amp;hsh=4&amp;fclid=08ab4975-cd86-6830-1003-5e52ccfd69e7&amp;psq=Global+Analysis+and+Prediction+of+CO2+and+Greenhouse+Gas+Emissions+acros</b:URL>
    <b:RefOrder>1</b:RefOrder>
  </b:Source>
  <b:Source>
    <b:Tag>HHo</b:Tag>
    <b:SourceType>JournalArticle</b:SourceType>
    <b:Guid>{C9448315-E4D0-449B-8DA7-B87E124C84C0}</b:Guid>
    <b:Title>Corporate Carbon Performance Indicators: Carbon Intensity, Dependency, Exposure and Risk</b:Title>
    <b:Author>
      <b:Author>
        <b:NameList>
          <b:Person>
            <b:Last>Timo</b:Last>
            <b:First>H.</b:First>
            <b:Middle>Hoffmann Volker and Busch</b:Middle>
          </b:Person>
        </b:NameList>
      </b:Author>
    </b:Author>
    <b:JournalName>Journal of Industrial Ecology</b:JournalName>
    <b:Pages>505-520</b:Pages>
    <b:Year>2008</b:Year>
    <b:RefOrder>5</b:RefOrder>
  </b:Source>
  <b:Source>
    <b:Tag>Rai</b:Tag>
    <b:SourceType>DocumentFromInternetSite</b:SourceType>
    <b:Guid>{E53EF3A4-2BA6-4B69-8EB8-95B807AAC156}</b:Guid>
    <b:Author>
      <b:Author>
        <b:NameList>
          <b:Person>
            <b:Last>Rainer Kasperzak</b:Last>
            <b:First>Marko</b:First>
            <b:Middle>Kureljusic, Lucas Reisch and Simon Thies</b:Middle>
          </b:Person>
        </b:NameList>
      </b:Author>
    </b:Author>
    <b:Title>Accounting for Carbon Emissions—Current State of Sustainability Reporting Practice under the GHG Protocol</b:Title>
    <b:Year>2023</b:Year>
    <b:Month>January</b:Month>
    <b:Day>5</b:Day>
    <b:URL>https://www.mdpi.com/2071-1050/15/2/994</b:URL>
    <b:RefOrder>6</b:RefOrder>
  </b:Source>
  <b:Source>
    <b:Tag>Env13</b:Tag>
    <b:SourceType>InternetSite</b:SourceType>
    <b:Guid>{075DA6E1-B858-4344-B332-ECC298773264}</b:Guid>
    <b:Author>
      <b:Author>
        <b:Corporate>Environmental Protection Agency</b:Corporate>
      </b:Author>
    </b:Author>
    <b:Title>Climate Change Terms</b:Title>
    <b:InternetSiteTitle>EPA's climate change</b:InternetSiteTitle>
    <b:Year>2013</b:Year>
    <b:Month>September</b:Month>
    <b:Day>9</b:Day>
    <b:URL>https://sor.epa.gov/sor_internet/registry/termreg/searchandretrieve/glossariesandkeywordlists/search.do?details=&amp;vocabName=Glossary%20Climate%20Change%20Terms&amp;filterTerm=carbon%20cycle&amp;checkedAcronym=false&amp;checkedTerm=false&amp;hasDefinitions=false&amp;filterTerm</b:URL>
    <b:RefOrder>7</b:RefOrder>
  </b:Source>
</b:Sources>
</file>

<file path=customXml/itemProps1.xml><?xml version="1.0" encoding="utf-8"?>
<ds:datastoreItem xmlns:ds="http://schemas.openxmlformats.org/officeDocument/2006/customXml" ds:itemID="{1A7C81D0-1F59-4FC6-A125-C1030A0FC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1851</TotalTime>
  <Pages>13</Pages>
  <Words>1981</Words>
  <Characters>12822</Characters>
  <Application>Microsoft Office Word</Application>
  <DocSecurity>0</DocSecurity>
  <Lines>284</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D</dc:creator>
  <cp:keywords/>
  <dc:description/>
  <cp:lastModifiedBy>Andrea D</cp:lastModifiedBy>
  <cp:revision>58</cp:revision>
  <dcterms:created xsi:type="dcterms:W3CDTF">2026-09-28T22:36:00Z</dcterms:created>
  <dcterms:modified xsi:type="dcterms:W3CDTF">2026-10-15T23:06:00Z</dcterms:modified>
</cp:coreProperties>
</file>